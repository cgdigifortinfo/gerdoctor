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8962" w14:textId="77777777" w:rsidR="004B3874" w:rsidRDefault="00000000">
      <w:pPr>
        <w:pStyle w:val="berschrift1"/>
      </w:pPr>
      <w:bookmarkStart w:id="0" w:name="pflichtenheft"/>
      <w:r>
        <w:t>Pflichtenheft</w:t>
      </w:r>
    </w:p>
    <w:p w14:paraId="1B6C3EDC" w14:textId="77777777" w:rsidR="004B3874" w:rsidRDefault="00000000">
      <w:pPr>
        <w:pStyle w:val="berschrift2"/>
      </w:pPr>
      <w:bookmarkStart w:id="1" w:name="deckblatt"/>
      <w:r>
        <w:t>Deckblatt</w:t>
      </w:r>
    </w:p>
    <w:tbl>
      <w:tblPr>
        <w:tblStyle w:val="Table"/>
        <w:tblW w:w="5000" w:type="pct"/>
        <w:tblLayout w:type="fixed"/>
        <w:tblLook w:val="0020" w:firstRow="1" w:lastRow="0" w:firstColumn="0" w:lastColumn="0" w:noHBand="0" w:noVBand="0"/>
      </w:tblPr>
      <w:tblGrid>
        <w:gridCol w:w="4811"/>
        <w:gridCol w:w="4811"/>
      </w:tblGrid>
      <w:tr w:rsidR="004B3874" w14:paraId="41B4E1A2"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B431A0" w14:textId="77777777" w:rsidR="004B3874" w:rsidRDefault="00000000">
            <w:pPr>
              <w:pStyle w:val="Compact"/>
            </w:pPr>
            <w:r>
              <w:t>Feld</w:t>
            </w:r>
          </w:p>
        </w:tc>
        <w:tc>
          <w:tcPr>
            <w:tcW w:w="3960" w:type="dxa"/>
          </w:tcPr>
          <w:p w14:paraId="75E08756" w14:textId="77777777" w:rsidR="004B3874" w:rsidRDefault="00000000">
            <w:pPr>
              <w:pStyle w:val="Compact"/>
            </w:pPr>
            <w:r>
              <w:t>Inhalt</w:t>
            </w:r>
          </w:p>
        </w:tc>
      </w:tr>
      <w:tr w:rsidR="004B3874" w14:paraId="24FB6128" w14:textId="77777777">
        <w:tc>
          <w:tcPr>
            <w:tcW w:w="3960" w:type="dxa"/>
          </w:tcPr>
          <w:p w14:paraId="5340D333" w14:textId="77777777" w:rsidR="004B3874" w:rsidRDefault="00000000">
            <w:pPr>
              <w:pStyle w:val="Compact"/>
            </w:pPr>
            <w:r>
              <w:t>Projekt</w:t>
            </w:r>
          </w:p>
        </w:tc>
        <w:tc>
          <w:tcPr>
            <w:tcW w:w="3960" w:type="dxa"/>
          </w:tcPr>
          <w:p w14:paraId="78F33313" w14:textId="22E8A17E" w:rsidR="004B3874" w:rsidRDefault="00000000">
            <w:pPr>
              <w:pStyle w:val="Compact"/>
            </w:pPr>
            <w:del w:id="2" w:author="Christopher Günther" w:date="2026-07-15T11:28:00Z" w16du:dateUtc="2026-07-15T09:28:00Z">
              <w:r w:rsidDel="001268DF">
                <w:delText xml:space="preserve">GERdoctor / </w:delText>
              </w:r>
            </w:del>
            <w:r>
              <w:t>IHCA Multi-Survey-Plattform</w:t>
            </w:r>
          </w:p>
        </w:tc>
      </w:tr>
      <w:tr w:rsidR="004B3874" w14:paraId="08DF00DC" w14:textId="77777777">
        <w:tc>
          <w:tcPr>
            <w:tcW w:w="3960" w:type="dxa"/>
          </w:tcPr>
          <w:p w14:paraId="5ACAFBBE" w14:textId="77777777" w:rsidR="004B3874" w:rsidRDefault="00000000">
            <w:pPr>
              <w:pStyle w:val="Compact"/>
            </w:pPr>
            <w:r>
              <w:t>Dokument</w:t>
            </w:r>
          </w:p>
        </w:tc>
        <w:tc>
          <w:tcPr>
            <w:tcW w:w="3960" w:type="dxa"/>
          </w:tcPr>
          <w:p w14:paraId="38289B6A" w14:textId="77777777" w:rsidR="004B3874" w:rsidRDefault="00000000">
            <w:pPr>
              <w:pStyle w:val="Compact"/>
            </w:pPr>
            <w:r>
              <w:t>Pflichtenheft</w:t>
            </w:r>
          </w:p>
        </w:tc>
      </w:tr>
      <w:tr w:rsidR="004B3874" w14:paraId="7C052006" w14:textId="77777777">
        <w:tc>
          <w:tcPr>
            <w:tcW w:w="3960" w:type="dxa"/>
          </w:tcPr>
          <w:p w14:paraId="6E30B91B" w14:textId="77777777" w:rsidR="004B3874" w:rsidRDefault="00000000">
            <w:pPr>
              <w:pStyle w:val="Compact"/>
            </w:pPr>
            <w:r>
              <w:t>Stand</w:t>
            </w:r>
          </w:p>
        </w:tc>
        <w:tc>
          <w:tcPr>
            <w:tcW w:w="3960" w:type="dxa"/>
          </w:tcPr>
          <w:p w14:paraId="5E3A420F" w14:textId="77777777" w:rsidR="004B3874" w:rsidRDefault="00000000">
            <w:pPr>
              <w:pStyle w:val="Compact"/>
            </w:pPr>
            <w:r>
              <w:t>2026-07-14</w:t>
            </w:r>
          </w:p>
        </w:tc>
      </w:tr>
      <w:tr w:rsidR="004B3874" w:rsidRPr="001268DF" w14:paraId="4803AE97" w14:textId="77777777">
        <w:tc>
          <w:tcPr>
            <w:tcW w:w="3960" w:type="dxa"/>
          </w:tcPr>
          <w:p w14:paraId="6BAA7991" w14:textId="77777777" w:rsidR="004B3874" w:rsidRDefault="00000000">
            <w:pPr>
              <w:pStyle w:val="Compact"/>
            </w:pPr>
            <w:r>
              <w:t>Status</w:t>
            </w:r>
          </w:p>
        </w:tc>
        <w:tc>
          <w:tcPr>
            <w:tcW w:w="3960" w:type="dxa"/>
          </w:tcPr>
          <w:p w14:paraId="0606A564" w14:textId="77777777" w:rsidR="004B3874" w:rsidRPr="001268DF" w:rsidRDefault="00000000">
            <w:pPr>
              <w:pStyle w:val="Compact"/>
              <w:rPr>
                <w:lang w:val="de-DE"/>
              </w:rPr>
            </w:pPr>
            <w:r w:rsidRPr="001268DF">
              <w:rPr>
                <w:lang w:val="de-DE"/>
              </w:rPr>
              <w:t>Technischer Entwurf auf Basis des aktuellen lokalen Projektstands</w:t>
            </w:r>
          </w:p>
        </w:tc>
      </w:tr>
      <w:tr w:rsidR="004B3874" w:rsidRPr="001268DF" w14:paraId="2483F4EF" w14:textId="77777777">
        <w:tc>
          <w:tcPr>
            <w:tcW w:w="3960" w:type="dxa"/>
          </w:tcPr>
          <w:p w14:paraId="504DB8B6" w14:textId="77777777" w:rsidR="004B3874" w:rsidRDefault="00000000">
            <w:pPr>
              <w:pStyle w:val="Compact"/>
            </w:pPr>
            <w:r>
              <w:t>Zweck</w:t>
            </w:r>
          </w:p>
        </w:tc>
        <w:tc>
          <w:tcPr>
            <w:tcW w:w="3960" w:type="dxa"/>
          </w:tcPr>
          <w:p w14:paraId="50B4007F" w14:textId="77777777" w:rsidR="004B3874" w:rsidRPr="001268DF" w:rsidRDefault="00000000">
            <w:pPr>
              <w:pStyle w:val="Compact"/>
              <w:rPr>
                <w:lang w:val="de-DE"/>
              </w:rPr>
            </w:pPr>
            <w:r w:rsidRPr="001268DF">
              <w:rPr>
                <w:lang w:val="de-DE"/>
              </w:rPr>
              <w:t>Beschreibung der technischen Umsetzung einer generischen Survey-/Step-Plattform</w:t>
            </w:r>
          </w:p>
        </w:tc>
      </w:tr>
      <w:tr w:rsidR="004B3874" w:rsidRPr="001268DF" w14:paraId="50C538EF" w14:textId="77777777">
        <w:tc>
          <w:tcPr>
            <w:tcW w:w="3960" w:type="dxa"/>
          </w:tcPr>
          <w:p w14:paraId="755844C5" w14:textId="77777777" w:rsidR="004B3874" w:rsidRDefault="00000000">
            <w:pPr>
              <w:pStyle w:val="Compact"/>
            </w:pPr>
            <w:r>
              <w:t>Beispielszenarien</w:t>
            </w:r>
          </w:p>
        </w:tc>
        <w:tc>
          <w:tcPr>
            <w:tcW w:w="3960" w:type="dxa"/>
          </w:tcPr>
          <w:p w14:paraId="56533280" w14:textId="77777777" w:rsidR="004B3874" w:rsidRPr="001268DF" w:rsidRDefault="00000000">
            <w:pPr>
              <w:pStyle w:val="Compact"/>
              <w:rPr>
                <w:lang w:val="de-DE"/>
              </w:rPr>
            </w:pPr>
            <w:r w:rsidRPr="001268DF">
              <w:rPr>
                <w:lang w:val="de-DE"/>
              </w:rPr>
              <w:t>Ärzte-Survey und Pflege-Survey als Referenzkonfigurationen</w:t>
            </w:r>
          </w:p>
        </w:tc>
      </w:tr>
    </w:tbl>
    <w:p w14:paraId="3925F9E6" w14:textId="77777777" w:rsidR="004B3874" w:rsidRDefault="00000000">
      <w:pPr>
        <w:pStyle w:val="berschrift2"/>
      </w:pPr>
      <w:bookmarkStart w:id="3" w:name="inhaltsverzeichnis"/>
      <w:bookmarkEnd w:id="1"/>
      <w:r>
        <w:t>Inhaltsverzeichnis</w:t>
      </w:r>
    </w:p>
    <w:p w14:paraId="00F0B491" w14:textId="77777777" w:rsidR="004B3874" w:rsidRDefault="00000000">
      <w:pPr>
        <w:pStyle w:val="Compact"/>
        <w:numPr>
          <w:ilvl w:val="0"/>
          <w:numId w:val="2"/>
        </w:numPr>
      </w:pPr>
      <w:hyperlink w:anchor="Xb535e24c0f5ea1cbfea02dc8681565aa80d089f">
        <w:r>
          <w:rPr>
            <w:rStyle w:val="Hyperlink"/>
          </w:rPr>
          <w:t>1. Zweck des Dokuments</w:t>
        </w:r>
      </w:hyperlink>
    </w:p>
    <w:p w14:paraId="2D4BC125" w14:textId="77777777" w:rsidR="004B3874" w:rsidRDefault="00000000">
      <w:pPr>
        <w:pStyle w:val="Compact"/>
        <w:numPr>
          <w:ilvl w:val="0"/>
          <w:numId w:val="2"/>
        </w:numPr>
      </w:pPr>
      <w:hyperlink w:anchor="X9b94f5dde0680201debfb6d0eb2c44976af3e4d">
        <w:r>
          <w:rPr>
            <w:rStyle w:val="Hyperlink"/>
          </w:rPr>
          <w:t>2. Systemarchitektur</w:t>
        </w:r>
      </w:hyperlink>
    </w:p>
    <w:p w14:paraId="4E3D7133" w14:textId="77777777" w:rsidR="004B3874" w:rsidRDefault="00000000">
      <w:pPr>
        <w:pStyle w:val="Compact"/>
        <w:numPr>
          <w:ilvl w:val="0"/>
          <w:numId w:val="2"/>
        </w:numPr>
      </w:pPr>
      <w:hyperlink w:anchor="X389df0f7046f7155ec157855c3b0278be5115fb">
        <w:r>
          <w:rPr>
            <w:rStyle w:val="Hyperlink"/>
          </w:rPr>
          <w:t>3. Technologiestack</w:t>
        </w:r>
      </w:hyperlink>
    </w:p>
    <w:p w14:paraId="262C7ED1" w14:textId="77777777" w:rsidR="004B3874" w:rsidRDefault="00000000">
      <w:pPr>
        <w:pStyle w:val="Compact"/>
        <w:numPr>
          <w:ilvl w:val="0"/>
          <w:numId w:val="2"/>
        </w:numPr>
      </w:pPr>
      <w:hyperlink w:anchor="X33e781ecb4f8080487f35ee377f152dab6ec417">
        <w:r>
          <w:rPr>
            <w:rStyle w:val="Hyperlink"/>
          </w:rPr>
          <w:t>4. Datenmodell</w:t>
        </w:r>
      </w:hyperlink>
    </w:p>
    <w:p w14:paraId="1409EC73" w14:textId="77777777" w:rsidR="004B3874" w:rsidRDefault="00000000">
      <w:pPr>
        <w:pStyle w:val="Compact"/>
        <w:numPr>
          <w:ilvl w:val="0"/>
          <w:numId w:val="2"/>
        </w:numPr>
      </w:pPr>
      <w:hyperlink w:anchor="X5b4bd8ef3c89fbb0aebecbe9707c8b71c84e477">
        <w:r>
          <w:rPr>
            <w:rStyle w:val="Hyperlink"/>
          </w:rPr>
          <w:t>5. Step Engine</w:t>
        </w:r>
      </w:hyperlink>
    </w:p>
    <w:p w14:paraId="5BC0A70E" w14:textId="77777777" w:rsidR="004B3874" w:rsidRDefault="00000000">
      <w:pPr>
        <w:pStyle w:val="Compact"/>
        <w:numPr>
          <w:ilvl w:val="0"/>
          <w:numId w:val="2"/>
        </w:numPr>
      </w:pPr>
      <w:hyperlink w:anchor="X394b4eaa8e414b8590c0b48a4af29699b1d0d88">
        <w:r>
          <w:rPr>
            <w:rStyle w:val="Hyperlink"/>
          </w:rPr>
          <w:t>6. Backend-Schnittstellen</w:t>
        </w:r>
      </w:hyperlink>
    </w:p>
    <w:p w14:paraId="08D5B588" w14:textId="77777777" w:rsidR="004B3874" w:rsidRDefault="00000000">
      <w:pPr>
        <w:pStyle w:val="Compact"/>
        <w:numPr>
          <w:ilvl w:val="0"/>
          <w:numId w:val="2"/>
        </w:numPr>
      </w:pPr>
      <w:hyperlink w:anchor="X8630f05130a485e6b5800911d44d53fe231f72e">
        <w:r>
          <w:rPr>
            <w:rStyle w:val="Hyperlink"/>
          </w:rPr>
          <w:t>7. Frontend</w:t>
        </w:r>
      </w:hyperlink>
    </w:p>
    <w:p w14:paraId="09A1D609" w14:textId="77777777" w:rsidR="004B3874" w:rsidRDefault="00000000">
      <w:pPr>
        <w:pStyle w:val="Compact"/>
        <w:numPr>
          <w:ilvl w:val="0"/>
          <w:numId w:val="2"/>
        </w:numPr>
      </w:pPr>
      <w:hyperlink w:anchor="X0f128a15cc1ac99bf7609d0d65be5ea282ba390">
        <w:r>
          <w:rPr>
            <w:rStyle w:val="Hyperlink"/>
          </w:rPr>
          <w:t>8. Rechte- und Sicherheitskonzept</w:t>
        </w:r>
      </w:hyperlink>
    </w:p>
    <w:p w14:paraId="209CD084" w14:textId="77777777" w:rsidR="004B3874" w:rsidRDefault="00000000">
      <w:pPr>
        <w:pStyle w:val="Compact"/>
        <w:numPr>
          <w:ilvl w:val="0"/>
          <w:numId w:val="2"/>
        </w:numPr>
      </w:pPr>
      <w:hyperlink w:anchor="X6fc8dc4c663d866a34446ea1880298488a34fc4">
        <w:r>
          <w:rPr>
            <w:rStyle w:val="Hyperlink"/>
          </w:rPr>
          <w:t>9. Performance-Konzept</w:t>
        </w:r>
      </w:hyperlink>
    </w:p>
    <w:p w14:paraId="3AF8291A" w14:textId="77777777" w:rsidR="004B3874" w:rsidRDefault="00000000">
      <w:pPr>
        <w:pStyle w:val="Compact"/>
        <w:numPr>
          <w:ilvl w:val="0"/>
          <w:numId w:val="2"/>
        </w:numPr>
      </w:pPr>
      <w:hyperlink w:anchor="X1f37d013ed09c6fb628816b259da59c0995e454">
        <w:r>
          <w:rPr>
            <w:rStyle w:val="Hyperlink"/>
          </w:rPr>
          <w:t>10. Betrieb</w:t>
        </w:r>
      </w:hyperlink>
    </w:p>
    <w:p w14:paraId="5D4D996B" w14:textId="77777777" w:rsidR="004B3874" w:rsidRDefault="00000000">
      <w:pPr>
        <w:pStyle w:val="Compact"/>
        <w:numPr>
          <w:ilvl w:val="0"/>
          <w:numId w:val="2"/>
        </w:numPr>
      </w:pPr>
      <w:hyperlink w:anchor="Xde9003b03cff7c646c6997073c1fc344970566b">
        <w:r>
          <w:rPr>
            <w:rStyle w:val="Hyperlink"/>
          </w:rPr>
          <w:t>11. Tests</w:t>
        </w:r>
      </w:hyperlink>
    </w:p>
    <w:p w14:paraId="050388F3" w14:textId="77777777" w:rsidR="004B3874" w:rsidRDefault="00000000">
      <w:pPr>
        <w:pStyle w:val="Compact"/>
        <w:numPr>
          <w:ilvl w:val="0"/>
          <w:numId w:val="2"/>
        </w:numPr>
      </w:pPr>
      <w:hyperlink w:anchor="X81e4307b89e372cd7990b928a7eb04588622bc9">
        <w:r>
          <w:rPr>
            <w:rStyle w:val="Hyperlink"/>
          </w:rPr>
          <w:t>12. Abgrenzungen und offene Punkte</w:t>
        </w:r>
      </w:hyperlink>
    </w:p>
    <w:p w14:paraId="73A9750B" w14:textId="77777777" w:rsidR="004B3874" w:rsidRDefault="00000000">
      <w:pPr>
        <w:pStyle w:val="Compact"/>
        <w:numPr>
          <w:ilvl w:val="0"/>
          <w:numId w:val="2"/>
        </w:numPr>
      </w:pPr>
      <w:hyperlink w:anchor="X86b5ffa2ae6cef0da8f703af39ebd5fc4068530">
        <w:r>
          <w:rPr>
            <w:rStyle w:val="Hyperlink"/>
          </w:rPr>
          <w:t>13. Technische Abnahmekriterien</w:t>
        </w:r>
      </w:hyperlink>
    </w:p>
    <w:p w14:paraId="46FC0BA0" w14:textId="77777777" w:rsidR="004B3874" w:rsidRDefault="00000000">
      <w:pPr>
        <w:pStyle w:val="Compact"/>
        <w:numPr>
          <w:ilvl w:val="0"/>
          <w:numId w:val="2"/>
        </w:numPr>
      </w:pPr>
      <w:hyperlink w:anchor="X6c85a8a84df48750ead52a328ca4f3b0e083601">
        <w:r>
          <w:rPr>
            <w:rStyle w:val="Hyperlink"/>
          </w:rPr>
          <w:t>14. Produktionsbetrieb und Deployment</w:t>
        </w:r>
      </w:hyperlink>
    </w:p>
    <w:p w14:paraId="4E56D0DE" w14:textId="77777777" w:rsidR="004B3874" w:rsidRDefault="00000000">
      <w:pPr>
        <w:pStyle w:val="Compact"/>
        <w:numPr>
          <w:ilvl w:val="0"/>
          <w:numId w:val="2"/>
        </w:numPr>
      </w:pPr>
      <w:hyperlink w:anchor="Xc4ed21c61b949ddc4913ac0cad6f96da71fa640">
        <w:r>
          <w:rPr>
            <w:rStyle w:val="Hyperlink"/>
          </w:rPr>
          <w:t>15. Rollen- und Rechtematrix</w:t>
        </w:r>
      </w:hyperlink>
    </w:p>
    <w:p w14:paraId="7397A305" w14:textId="77777777" w:rsidR="004B3874" w:rsidRDefault="00000000">
      <w:pPr>
        <w:pStyle w:val="Compact"/>
        <w:numPr>
          <w:ilvl w:val="0"/>
          <w:numId w:val="2"/>
        </w:numPr>
      </w:pPr>
      <w:hyperlink w:anchor="X4ba4be271e7ffc26d00a11be8778ed8ff801879">
        <w:r>
          <w:rPr>
            <w:rStyle w:val="Hyperlink"/>
          </w:rPr>
          <w:t>16. Datenschutz- und Sicherheitskonzept</w:t>
        </w:r>
      </w:hyperlink>
    </w:p>
    <w:p w14:paraId="1B55F6DF" w14:textId="77777777" w:rsidR="004B3874" w:rsidRDefault="00000000">
      <w:pPr>
        <w:pStyle w:val="Compact"/>
        <w:numPr>
          <w:ilvl w:val="0"/>
          <w:numId w:val="2"/>
        </w:numPr>
      </w:pPr>
      <w:hyperlink w:anchor="X5598879c6cac22d6d47f6f0fa0359883bee52d5">
        <w:r>
          <w:rPr>
            <w:rStyle w:val="Hyperlink"/>
          </w:rPr>
          <w:t>17. Monitoring, Logging und Backup</w:t>
        </w:r>
      </w:hyperlink>
    </w:p>
    <w:p w14:paraId="4BEC8CD2" w14:textId="77777777" w:rsidR="004B3874" w:rsidRDefault="00000000">
      <w:pPr>
        <w:pStyle w:val="Compact"/>
        <w:numPr>
          <w:ilvl w:val="0"/>
          <w:numId w:val="2"/>
        </w:numPr>
      </w:pPr>
      <w:hyperlink w:anchor="X9720a893604a6b27d74b4780b04368b37515ff1">
        <w:r>
          <w:rPr>
            <w:rStyle w:val="Hyperlink"/>
          </w:rPr>
          <w:t>18. Test- und Abnahmekonzept</w:t>
        </w:r>
      </w:hyperlink>
    </w:p>
    <w:p w14:paraId="4CE33CE3" w14:textId="77777777" w:rsidR="004B3874" w:rsidRDefault="00000000">
      <w:pPr>
        <w:pStyle w:val="Compact"/>
        <w:numPr>
          <w:ilvl w:val="0"/>
          <w:numId w:val="2"/>
        </w:numPr>
      </w:pPr>
      <w:hyperlink w:anchor="X4b0511d1a85e4706dca2eacf1168fa162907a0b">
        <w:r>
          <w:rPr>
            <w:rStyle w:val="Hyperlink"/>
          </w:rPr>
          <w:t>19. Migration, Wartung und Support</w:t>
        </w:r>
      </w:hyperlink>
    </w:p>
    <w:p w14:paraId="44A3C02F" w14:textId="77777777" w:rsidR="004B3874" w:rsidRDefault="00000000">
      <w:pPr>
        <w:pStyle w:val="Compact"/>
        <w:numPr>
          <w:ilvl w:val="0"/>
          <w:numId w:val="2"/>
        </w:numPr>
      </w:pPr>
      <w:hyperlink w:anchor="Xb1189439e31c0b30a3f32d148abc00ed87a6955">
        <w:r>
          <w:rPr>
            <w:rStyle w:val="Hyperlink"/>
          </w:rPr>
          <w:t>20. Ausschreibungsannahmen</w:t>
        </w:r>
      </w:hyperlink>
    </w:p>
    <w:p w14:paraId="59109E3E" w14:textId="77777777" w:rsidR="004B3874" w:rsidRDefault="00000000">
      <w:pPr>
        <w:pStyle w:val="Compact"/>
        <w:numPr>
          <w:ilvl w:val="0"/>
          <w:numId w:val="2"/>
        </w:numPr>
      </w:pPr>
      <w:hyperlink w:anchor="Xdab61be7e77848b4d798fd74d803ede2a60755f">
        <w:r>
          <w:rPr>
            <w:rStyle w:val="Hyperlink"/>
          </w:rPr>
          <w:t>21. Partnerregistrierung und Billing-Erweiterung</w:t>
        </w:r>
      </w:hyperlink>
    </w:p>
    <w:p w14:paraId="6D93A230" w14:textId="77777777" w:rsidR="004B3874" w:rsidRDefault="00000000">
      <w:pPr>
        <w:pStyle w:val="Compact"/>
        <w:numPr>
          <w:ilvl w:val="0"/>
          <w:numId w:val="2"/>
        </w:numPr>
      </w:pPr>
      <w:hyperlink w:anchor="Xac6947829bfb73cad3e180b57c2c295b3a55ff6">
        <w:r>
          <w:rPr>
            <w:rStyle w:val="Hyperlink"/>
          </w:rPr>
          <w:t>22. Nutzerrechte und Nutzergruppen</w:t>
        </w:r>
      </w:hyperlink>
    </w:p>
    <w:p w14:paraId="53C1FA55" w14:textId="77777777" w:rsidR="004B3874" w:rsidRDefault="00000000">
      <w:pPr>
        <w:pStyle w:val="berschrift2"/>
      </w:pPr>
      <w:bookmarkStart w:id="4" w:name="zweck-des-dokuments"/>
      <w:bookmarkEnd w:id="3"/>
      <w:r>
        <w:lastRenderedPageBreak/>
        <w:t>1. Zweck des Dokuments</w:t>
      </w:r>
    </w:p>
    <w:p w14:paraId="53AD6220" w14:textId="77777777" w:rsidR="004B3874" w:rsidRPr="001268DF" w:rsidRDefault="00000000">
      <w:pPr>
        <w:pStyle w:val="FirstParagraph"/>
        <w:rPr>
          <w:lang w:val="de-DE"/>
        </w:rPr>
      </w:pPr>
      <w:r w:rsidRPr="001268DF">
        <w:rPr>
          <w:lang w:val="de-DE"/>
        </w:rPr>
        <w:t>Dieses Pflichtenheft beschreibt, wie die im Lastenheft genannten Anforderungen technisch umgesetzt werden. Es dokumentiert Architektur, Module, Datenmodell, Schnittstellen, Rechtekonzept, Sicherheitsmaßnahmen, Tests und Betriebsabläufe.</w:t>
      </w:r>
    </w:p>
    <w:p w14:paraId="3D9A37E6" w14:textId="77777777" w:rsidR="004B3874" w:rsidRDefault="00000000">
      <w:pPr>
        <w:pStyle w:val="Textkrper"/>
      </w:pPr>
      <w:r w:rsidRPr="001268DF">
        <w:rPr>
          <w:lang w:val="de-DE"/>
        </w:rPr>
        <w:t xml:space="preserve">Die vorhandenen Surveys </w:t>
      </w:r>
      <w:r w:rsidRPr="001268DF">
        <w:rPr>
          <w:rStyle w:val="VerbatimChar"/>
          <w:lang w:val="de-DE"/>
        </w:rPr>
        <w:t>aerzte</w:t>
      </w:r>
      <w:r w:rsidRPr="001268DF">
        <w:rPr>
          <w:lang w:val="de-DE"/>
        </w:rPr>
        <w:t xml:space="preserve"> und </w:t>
      </w:r>
      <w:r w:rsidRPr="001268DF">
        <w:rPr>
          <w:rStyle w:val="VerbatimChar"/>
          <w:lang w:val="de-DE"/>
        </w:rPr>
        <w:t>pflege</w:t>
      </w:r>
      <w:r w:rsidRPr="001268DF">
        <w:rPr>
          <w:lang w:val="de-DE"/>
        </w:rPr>
        <w:t xml:space="preserve"> werden als Beispielkonfigurationen verstanden. Ziel ist die generische Darstellbarkeit unterschiedlicher fachlicher Szenarien über dieselbe Survey-/Step-Engine. </w:t>
      </w:r>
      <w:r>
        <w:t>Anwendernahe Beispiele verwenden überwiegend den Ärzte-Kontext.</w:t>
      </w:r>
    </w:p>
    <w:p w14:paraId="605F36F6" w14:textId="77777777" w:rsidR="004B3874" w:rsidRDefault="00000000">
      <w:pPr>
        <w:pStyle w:val="berschrift2"/>
      </w:pPr>
      <w:bookmarkStart w:id="5" w:name="systemarchitektur"/>
      <w:bookmarkEnd w:id="4"/>
      <w:r>
        <w:t>2. Systemarchitektur</w:t>
      </w:r>
    </w:p>
    <w:p w14:paraId="3FCC755A" w14:textId="77777777" w:rsidR="004B3874" w:rsidRDefault="00000000">
      <w:pPr>
        <w:pStyle w:val="CaptionedFigure"/>
      </w:pPr>
      <w:r>
        <w:rPr>
          <w:noProof/>
        </w:rPr>
        <w:drawing>
          <wp:inline distT="0" distB="0" distL="0" distR="0" wp14:anchorId="014D1731" wp14:editId="057F64B5">
            <wp:extent cx="5334000" cy="2895600"/>
            <wp:effectExtent l="0" t="0" r="0" b="0"/>
            <wp:docPr id="13" name="Picture" descr="Systemarchitektur"/>
            <wp:cNvGraphicFramePr/>
            <a:graphic xmlns:a="http://schemas.openxmlformats.org/drawingml/2006/main">
              <a:graphicData uri="http://schemas.openxmlformats.org/drawingml/2006/picture">
                <pic:pic xmlns:pic="http://schemas.openxmlformats.org/drawingml/2006/picture">
                  <pic:nvPicPr>
                    <pic:cNvPr id="14" name="Picture" descr="docs/charts/pflichtenheft-systemarchitektur.png"/>
                    <pic:cNvPicPr>
                      <a:picLocks noChangeAspect="1" noChangeArrowheads="1"/>
                    </pic:cNvPicPr>
                  </pic:nvPicPr>
                  <pic:blipFill>
                    <a:blip r:embed="rId5"/>
                    <a:stretch>
                      <a:fillRect/>
                    </a:stretch>
                  </pic:blipFill>
                  <pic:spPr bwMode="auto">
                    <a:xfrm>
                      <a:off x="0" y="0"/>
                      <a:ext cx="5334000" cy="2895600"/>
                    </a:xfrm>
                    <a:prstGeom prst="rect">
                      <a:avLst/>
                    </a:prstGeom>
                    <a:noFill/>
                    <a:ln w="9525">
                      <a:noFill/>
                      <a:headEnd/>
                      <a:tailEnd/>
                    </a:ln>
                  </pic:spPr>
                </pic:pic>
              </a:graphicData>
            </a:graphic>
          </wp:inline>
        </w:drawing>
      </w:r>
    </w:p>
    <w:p w14:paraId="21BECC72" w14:textId="77777777" w:rsidR="004B3874" w:rsidRDefault="00000000">
      <w:pPr>
        <w:pStyle w:val="ImageCaption"/>
      </w:pPr>
      <w:r>
        <w:t>Systemarchitektur</w:t>
      </w:r>
    </w:p>
    <w:p w14:paraId="2FB60795" w14:textId="77777777" w:rsidR="004B3874" w:rsidRDefault="00000000">
      <w:pPr>
        <w:pStyle w:val="berschrift3"/>
      </w:pPr>
      <w:bookmarkStart w:id="6" w:name="komponenten"/>
      <w:r>
        <w:t>2.1 Komponenten</w:t>
      </w:r>
    </w:p>
    <w:tbl>
      <w:tblPr>
        <w:tblStyle w:val="Table"/>
        <w:tblW w:w="5000" w:type="pct"/>
        <w:tblLayout w:type="fixed"/>
        <w:tblLook w:val="0020" w:firstRow="1" w:lastRow="0" w:firstColumn="0" w:lastColumn="0" w:noHBand="0" w:noVBand="0"/>
      </w:tblPr>
      <w:tblGrid>
        <w:gridCol w:w="3208"/>
        <w:gridCol w:w="3207"/>
        <w:gridCol w:w="3207"/>
      </w:tblGrid>
      <w:tr w:rsidR="004B3874" w14:paraId="2E516CAF"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4DB49F" w14:textId="77777777" w:rsidR="004B3874" w:rsidRDefault="00000000">
            <w:pPr>
              <w:pStyle w:val="Compact"/>
            </w:pPr>
            <w:r>
              <w:t>Komponente</w:t>
            </w:r>
          </w:p>
        </w:tc>
        <w:tc>
          <w:tcPr>
            <w:tcW w:w="2640" w:type="dxa"/>
          </w:tcPr>
          <w:p w14:paraId="41171B44" w14:textId="77777777" w:rsidR="004B3874" w:rsidRDefault="00000000">
            <w:pPr>
              <w:pStyle w:val="Compact"/>
            </w:pPr>
            <w:r>
              <w:t>Pfad</w:t>
            </w:r>
          </w:p>
        </w:tc>
        <w:tc>
          <w:tcPr>
            <w:tcW w:w="2640" w:type="dxa"/>
          </w:tcPr>
          <w:p w14:paraId="2E7DE1EF" w14:textId="77777777" w:rsidR="004B3874" w:rsidRDefault="00000000">
            <w:pPr>
              <w:pStyle w:val="Compact"/>
            </w:pPr>
            <w:r>
              <w:t>Aufgabe</w:t>
            </w:r>
          </w:p>
        </w:tc>
      </w:tr>
      <w:tr w:rsidR="004B3874" w14:paraId="27D7B436" w14:textId="77777777">
        <w:tc>
          <w:tcPr>
            <w:tcW w:w="2640" w:type="dxa"/>
          </w:tcPr>
          <w:p w14:paraId="04C34DC5" w14:textId="77777777" w:rsidR="004B3874" w:rsidRDefault="00000000">
            <w:pPr>
              <w:pStyle w:val="Compact"/>
            </w:pPr>
            <w:r>
              <w:t>Backend</w:t>
            </w:r>
          </w:p>
        </w:tc>
        <w:tc>
          <w:tcPr>
            <w:tcW w:w="2640" w:type="dxa"/>
          </w:tcPr>
          <w:p w14:paraId="538B2A06" w14:textId="77777777" w:rsidR="004B3874" w:rsidRDefault="00000000">
            <w:pPr>
              <w:pStyle w:val="Compact"/>
            </w:pPr>
            <w:r>
              <w:rPr>
                <w:rStyle w:val="VerbatimChar"/>
              </w:rPr>
              <w:t>backend/server.py</w:t>
            </w:r>
          </w:p>
        </w:tc>
        <w:tc>
          <w:tcPr>
            <w:tcW w:w="2640" w:type="dxa"/>
          </w:tcPr>
          <w:p w14:paraId="1CD80F82" w14:textId="77777777" w:rsidR="004B3874" w:rsidRDefault="00000000">
            <w:pPr>
              <w:pStyle w:val="Compact"/>
            </w:pPr>
            <w:r>
              <w:t>API, Auth, Uploads, Admin-/Partner-/User-Endpunkte</w:t>
            </w:r>
          </w:p>
        </w:tc>
      </w:tr>
      <w:tr w:rsidR="004B3874" w14:paraId="3F1E8ACB" w14:textId="77777777">
        <w:tc>
          <w:tcPr>
            <w:tcW w:w="2640" w:type="dxa"/>
          </w:tcPr>
          <w:p w14:paraId="1929481F" w14:textId="77777777" w:rsidR="004B3874" w:rsidRDefault="00000000">
            <w:pPr>
              <w:pStyle w:val="Compact"/>
            </w:pPr>
            <w:r>
              <w:t>Helper</w:t>
            </w:r>
          </w:p>
        </w:tc>
        <w:tc>
          <w:tcPr>
            <w:tcW w:w="2640" w:type="dxa"/>
          </w:tcPr>
          <w:p w14:paraId="5FC09232" w14:textId="77777777" w:rsidR="004B3874" w:rsidRDefault="00000000">
            <w:pPr>
              <w:pStyle w:val="Compact"/>
            </w:pPr>
            <w:r>
              <w:rPr>
                <w:rStyle w:val="VerbatimChar"/>
              </w:rPr>
              <w:t>backend/helpers.py</w:t>
            </w:r>
          </w:p>
        </w:tc>
        <w:tc>
          <w:tcPr>
            <w:tcW w:w="2640" w:type="dxa"/>
          </w:tcPr>
          <w:p w14:paraId="79B56632" w14:textId="77777777" w:rsidR="004B3874" w:rsidRDefault="00000000">
            <w:pPr>
              <w:pStyle w:val="Compact"/>
            </w:pPr>
            <w:r>
              <w:t>Step-Logik, Metriken, E-Mails, Auto-Completes</w:t>
            </w:r>
          </w:p>
        </w:tc>
      </w:tr>
      <w:tr w:rsidR="004B3874" w:rsidRPr="001268DF" w14:paraId="78E5AF2B" w14:textId="77777777">
        <w:tc>
          <w:tcPr>
            <w:tcW w:w="2640" w:type="dxa"/>
          </w:tcPr>
          <w:p w14:paraId="11BF66B0" w14:textId="77777777" w:rsidR="004B3874" w:rsidRDefault="00000000">
            <w:pPr>
              <w:pStyle w:val="Compact"/>
            </w:pPr>
            <w:r>
              <w:t>Modelle</w:t>
            </w:r>
          </w:p>
        </w:tc>
        <w:tc>
          <w:tcPr>
            <w:tcW w:w="2640" w:type="dxa"/>
          </w:tcPr>
          <w:p w14:paraId="76D338B7" w14:textId="77777777" w:rsidR="004B3874" w:rsidRDefault="00000000">
            <w:pPr>
              <w:pStyle w:val="Compact"/>
            </w:pPr>
            <w:r>
              <w:rPr>
                <w:rStyle w:val="VerbatimChar"/>
              </w:rPr>
              <w:t>backend/models.py</w:t>
            </w:r>
          </w:p>
        </w:tc>
        <w:tc>
          <w:tcPr>
            <w:tcW w:w="2640" w:type="dxa"/>
          </w:tcPr>
          <w:p w14:paraId="2033A8F6" w14:textId="77777777" w:rsidR="004B3874" w:rsidRPr="001268DF" w:rsidRDefault="00000000">
            <w:pPr>
              <w:pStyle w:val="Compact"/>
              <w:rPr>
                <w:lang w:val="de-DE"/>
              </w:rPr>
            </w:pPr>
            <w:r w:rsidRPr="001268DF">
              <w:rPr>
                <w:lang w:val="de-DE"/>
              </w:rPr>
              <w:t>Pydantic-Modelle und Payload-Strukturen</w:t>
            </w:r>
          </w:p>
        </w:tc>
      </w:tr>
      <w:tr w:rsidR="004B3874" w14:paraId="327FB301" w14:textId="77777777">
        <w:tc>
          <w:tcPr>
            <w:tcW w:w="2640" w:type="dxa"/>
          </w:tcPr>
          <w:p w14:paraId="1E7E019B" w14:textId="77777777" w:rsidR="004B3874" w:rsidRDefault="00000000">
            <w:pPr>
              <w:pStyle w:val="Compact"/>
            </w:pPr>
            <w:r>
              <w:t>Datenbank</w:t>
            </w:r>
          </w:p>
        </w:tc>
        <w:tc>
          <w:tcPr>
            <w:tcW w:w="2640" w:type="dxa"/>
          </w:tcPr>
          <w:p w14:paraId="631049E2" w14:textId="77777777" w:rsidR="004B3874" w:rsidRDefault="00000000">
            <w:pPr>
              <w:pStyle w:val="Compact"/>
            </w:pPr>
            <w:r>
              <w:rPr>
                <w:rStyle w:val="VerbatimChar"/>
              </w:rPr>
              <w:t>backend/database.py</w:t>
            </w:r>
          </w:p>
        </w:tc>
        <w:tc>
          <w:tcPr>
            <w:tcW w:w="2640" w:type="dxa"/>
          </w:tcPr>
          <w:p w14:paraId="02EF543F" w14:textId="77777777" w:rsidR="004B3874" w:rsidRDefault="00000000">
            <w:pPr>
              <w:pStyle w:val="Compact"/>
            </w:pPr>
            <w:r>
              <w:t>MongoDB-Verbindung</w:t>
            </w:r>
          </w:p>
        </w:tc>
      </w:tr>
      <w:tr w:rsidR="004B3874" w:rsidRPr="001268DF" w14:paraId="1512A075" w14:textId="77777777">
        <w:tc>
          <w:tcPr>
            <w:tcW w:w="2640" w:type="dxa"/>
          </w:tcPr>
          <w:p w14:paraId="6802F718" w14:textId="77777777" w:rsidR="004B3874" w:rsidRDefault="00000000">
            <w:pPr>
              <w:pStyle w:val="Compact"/>
            </w:pPr>
            <w:r>
              <w:t>Seed</w:t>
            </w:r>
          </w:p>
        </w:tc>
        <w:tc>
          <w:tcPr>
            <w:tcW w:w="2640" w:type="dxa"/>
          </w:tcPr>
          <w:p w14:paraId="54CE3A5F" w14:textId="77777777" w:rsidR="004B3874" w:rsidRDefault="00000000">
            <w:pPr>
              <w:pStyle w:val="Compact"/>
            </w:pPr>
            <w:r>
              <w:rPr>
                <w:rStyle w:val="VerbatimChar"/>
              </w:rPr>
              <w:t>backend/seed_baseline.py</w:t>
            </w:r>
          </w:p>
        </w:tc>
        <w:tc>
          <w:tcPr>
            <w:tcW w:w="2640" w:type="dxa"/>
          </w:tcPr>
          <w:p w14:paraId="06A22283" w14:textId="77777777" w:rsidR="004B3874" w:rsidRPr="001268DF" w:rsidRDefault="00000000">
            <w:pPr>
              <w:pStyle w:val="Compact"/>
              <w:rPr>
                <w:lang w:val="de-DE"/>
              </w:rPr>
            </w:pPr>
            <w:r w:rsidRPr="001268DF">
              <w:rPr>
                <w:lang w:val="de-DE"/>
              </w:rPr>
              <w:t>Kanonischer Daten- und Upload-Snapshot</w:t>
            </w:r>
          </w:p>
        </w:tc>
      </w:tr>
      <w:tr w:rsidR="004B3874" w14:paraId="4F21059F" w14:textId="77777777">
        <w:tc>
          <w:tcPr>
            <w:tcW w:w="2640" w:type="dxa"/>
          </w:tcPr>
          <w:p w14:paraId="06A26A12" w14:textId="77777777" w:rsidR="004B3874" w:rsidRDefault="00000000">
            <w:pPr>
              <w:pStyle w:val="Compact"/>
            </w:pPr>
            <w:r>
              <w:t>Frontend</w:t>
            </w:r>
          </w:p>
        </w:tc>
        <w:tc>
          <w:tcPr>
            <w:tcW w:w="2640" w:type="dxa"/>
          </w:tcPr>
          <w:p w14:paraId="1FCBE58B" w14:textId="77777777" w:rsidR="004B3874" w:rsidRDefault="00000000">
            <w:pPr>
              <w:pStyle w:val="Compact"/>
            </w:pPr>
            <w:r>
              <w:rPr>
                <w:rStyle w:val="VerbatimChar"/>
              </w:rPr>
              <w:t>frontend/src</w:t>
            </w:r>
          </w:p>
        </w:tc>
        <w:tc>
          <w:tcPr>
            <w:tcW w:w="2640" w:type="dxa"/>
          </w:tcPr>
          <w:p w14:paraId="6C31D764" w14:textId="77777777" w:rsidR="004B3874" w:rsidRDefault="00000000">
            <w:pPr>
              <w:pStyle w:val="Compact"/>
            </w:pPr>
            <w:r>
              <w:t>React-App mit Dashboards, Landing, Auth und Admin UI</w:t>
            </w:r>
          </w:p>
        </w:tc>
      </w:tr>
      <w:tr w:rsidR="004B3874" w14:paraId="4FA72B8A" w14:textId="77777777">
        <w:tc>
          <w:tcPr>
            <w:tcW w:w="2640" w:type="dxa"/>
          </w:tcPr>
          <w:p w14:paraId="40E18CFD" w14:textId="77777777" w:rsidR="004B3874" w:rsidRDefault="00000000">
            <w:pPr>
              <w:pStyle w:val="Compact"/>
            </w:pPr>
            <w:r>
              <w:lastRenderedPageBreak/>
              <w:t>API Client</w:t>
            </w:r>
          </w:p>
        </w:tc>
        <w:tc>
          <w:tcPr>
            <w:tcW w:w="2640" w:type="dxa"/>
          </w:tcPr>
          <w:p w14:paraId="27EA92CA" w14:textId="77777777" w:rsidR="004B3874" w:rsidRDefault="00000000">
            <w:pPr>
              <w:pStyle w:val="Compact"/>
            </w:pPr>
            <w:r>
              <w:rPr>
                <w:rStyle w:val="VerbatimChar"/>
              </w:rPr>
              <w:t>frontend/src/lib/api.js</w:t>
            </w:r>
          </w:p>
        </w:tc>
        <w:tc>
          <w:tcPr>
            <w:tcW w:w="2640" w:type="dxa"/>
          </w:tcPr>
          <w:p w14:paraId="6D0E10CB" w14:textId="77777777" w:rsidR="004B3874" w:rsidRDefault="00000000">
            <w:pPr>
              <w:pStyle w:val="Compact"/>
            </w:pPr>
            <w:r>
              <w:t>Zentraler Frontend-API-Zugriff</w:t>
            </w:r>
          </w:p>
        </w:tc>
      </w:tr>
      <w:tr w:rsidR="004B3874" w14:paraId="0542C75A" w14:textId="77777777">
        <w:tc>
          <w:tcPr>
            <w:tcW w:w="2640" w:type="dxa"/>
          </w:tcPr>
          <w:p w14:paraId="5B3E2745" w14:textId="77777777" w:rsidR="004B3874" w:rsidRDefault="00000000">
            <w:pPr>
              <w:pStyle w:val="Compact"/>
            </w:pPr>
            <w:r>
              <w:t>Visibility</w:t>
            </w:r>
          </w:p>
        </w:tc>
        <w:tc>
          <w:tcPr>
            <w:tcW w:w="2640" w:type="dxa"/>
          </w:tcPr>
          <w:p w14:paraId="7A756F9C" w14:textId="77777777" w:rsidR="004B3874" w:rsidRDefault="00000000">
            <w:pPr>
              <w:pStyle w:val="Compact"/>
            </w:pPr>
            <w:r>
              <w:rPr>
                <w:rStyle w:val="VerbatimChar"/>
              </w:rPr>
              <w:t>frontend/src/lib/stepVisibility.js</w:t>
            </w:r>
          </w:p>
        </w:tc>
        <w:tc>
          <w:tcPr>
            <w:tcW w:w="2640" w:type="dxa"/>
          </w:tcPr>
          <w:p w14:paraId="0647A2F2" w14:textId="77777777" w:rsidR="004B3874" w:rsidRDefault="00000000">
            <w:pPr>
              <w:pStyle w:val="Compact"/>
            </w:pPr>
            <w:r>
              <w:t>Clientseitige Step-Sichtbarkeitslogik</w:t>
            </w:r>
          </w:p>
        </w:tc>
      </w:tr>
    </w:tbl>
    <w:p w14:paraId="6DE68C54" w14:textId="77777777" w:rsidR="004B3874" w:rsidRDefault="00000000">
      <w:pPr>
        <w:pStyle w:val="berschrift2"/>
      </w:pPr>
      <w:bookmarkStart w:id="7" w:name="technologiestack"/>
      <w:bookmarkEnd w:id="5"/>
      <w:bookmarkEnd w:id="6"/>
      <w:r>
        <w:t>3. Technologiestack</w:t>
      </w:r>
    </w:p>
    <w:tbl>
      <w:tblPr>
        <w:tblStyle w:val="Table"/>
        <w:tblW w:w="5000" w:type="pct"/>
        <w:tblLayout w:type="fixed"/>
        <w:tblLook w:val="0020" w:firstRow="1" w:lastRow="0" w:firstColumn="0" w:lastColumn="0" w:noHBand="0" w:noVBand="0"/>
      </w:tblPr>
      <w:tblGrid>
        <w:gridCol w:w="3208"/>
        <w:gridCol w:w="3207"/>
        <w:gridCol w:w="3207"/>
      </w:tblGrid>
      <w:tr w:rsidR="004B3874" w14:paraId="0CB4A304"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A25B0A" w14:textId="77777777" w:rsidR="004B3874" w:rsidRDefault="00000000">
            <w:pPr>
              <w:pStyle w:val="Compact"/>
            </w:pPr>
            <w:r>
              <w:t>Bereich</w:t>
            </w:r>
          </w:p>
        </w:tc>
        <w:tc>
          <w:tcPr>
            <w:tcW w:w="2640" w:type="dxa"/>
          </w:tcPr>
          <w:p w14:paraId="2F8B7775" w14:textId="77777777" w:rsidR="004B3874" w:rsidRDefault="00000000">
            <w:pPr>
              <w:pStyle w:val="Compact"/>
            </w:pPr>
            <w:r>
              <w:t>Technologie</w:t>
            </w:r>
          </w:p>
        </w:tc>
        <w:tc>
          <w:tcPr>
            <w:tcW w:w="2640" w:type="dxa"/>
          </w:tcPr>
          <w:p w14:paraId="1472A1C4" w14:textId="77777777" w:rsidR="004B3874" w:rsidRDefault="00000000">
            <w:pPr>
              <w:pStyle w:val="Compact"/>
            </w:pPr>
            <w:r>
              <w:t>Kurzbeschreibung</w:t>
            </w:r>
          </w:p>
        </w:tc>
      </w:tr>
      <w:tr w:rsidR="004B3874" w14:paraId="7065AAF3" w14:textId="77777777">
        <w:tc>
          <w:tcPr>
            <w:tcW w:w="2640" w:type="dxa"/>
          </w:tcPr>
          <w:p w14:paraId="08DE7685" w14:textId="77777777" w:rsidR="004B3874" w:rsidRDefault="00000000">
            <w:pPr>
              <w:pStyle w:val="Compact"/>
            </w:pPr>
            <w:r>
              <w:t>Backend</w:t>
            </w:r>
          </w:p>
        </w:tc>
        <w:tc>
          <w:tcPr>
            <w:tcW w:w="2640" w:type="dxa"/>
          </w:tcPr>
          <w:p w14:paraId="59758A48" w14:textId="77777777" w:rsidR="004B3874" w:rsidRDefault="00000000">
            <w:pPr>
              <w:pStyle w:val="Compact"/>
            </w:pPr>
            <w:r>
              <w:t>Python / FastAPI</w:t>
            </w:r>
          </w:p>
        </w:tc>
        <w:tc>
          <w:tcPr>
            <w:tcW w:w="2640" w:type="dxa"/>
          </w:tcPr>
          <w:p w14:paraId="0D46CE51" w14:textId="77777777" w:rsidR="004B3874" w:rsidRDefault="00000000">
            <w:pPr>
              <w:pStyle w:val="Compact"/>
            </w:pPr>
            <w:r>
              <w:t>HTTP-API, Authentifizierung, Rollen, Survey-/Step-Logik</w:t>
            </w:r>
          </w:p>
        </w:tc>
      </w:tr>
      <w:tr w:rsidR="004B3874" w:rsidRPr="001268DF" w14:paraId="57F188D8" w14:textId="77777777">
        <w:tc>
          <w:tcPr>
            <w:tcW w:w="2640" w:type="dxa"/>
          </w:tcPr>
          <w:p w14:paraId="075C2EF5" w14:textId="77777777" w:rsidR="004B3874" w:rsidRDefault="00000000">
            <w:pPr>
              <w:pStyle w:val="Compact"/>
            </w:pPr>
            <w:r>
              <w:t>Datenbank</w:t>
            </w:r>
          </w:p>
        </w:tc>
        <w:tc>
          <w:tcPr>
            <w:tcW w:w="2640" w:type="dxa"/>
          </w:tcPr>
          <w:p w14:paraId="76821816" w14:textId="77777777" w:rsidR="004B3874" w:rsidRDefault="00000000">
            <w:pPr>
              <w:pStyle w:val="Compact"/>
            </w:pPr>
            <w:r>
              <w:t>MongoDB</w:t>
            </w:r>
          </w:p>
        </w:tc>
        <w:tc>
          <w:tcPr>
            <w:tcW w:w="2640" w:type="dxa"/>
          </w:tcPr>
          <w:p w14:paraId="77E2EED6" w14:textId="77777777" w:rsidR="004B3874" w:rsidRPr="001268DF" w:rsidRDefault="00000000">
            <w:pPr>
              <w:pStyle w:val="Compact"/>
              <w:rPr>
                <w:lang w:val="de-DE"/>
              </w:rPr>
            </w:pPr>
            <w:r w:rsidRPr="001268DF">
              <w:rPr>
                <w:lang w:val="de-DE"/>
              </w:rPr>
              <w:t>Persistenz für Nutzer, Surveys, Steps, Progress, Partner, Dateien, Billing Events</w:t>
            </w:r>
          </w:p>
        </w:tc>
      </w:tr>
      <w:tr w:rsidR="004B3874" w14:paraId="144D11E7" w14:textId="77777777">
        <w:tc>
          <w:tcPr>
            <w:tcW w:w="2640" w:type="dxa"/>
          </w:tcPr>
          <w:p w14:paraId="681B9F1B" w14:textId="77777777" w:rsidR="004B3874" w:rsidRDefault="00000000">
            <w:pPr>
              <w:pStyle w:val="Compact"/>
            </w:pPr>
            <w:r>
              <w:t>Frontend</w:t>
            </w:r>
          </w:p>
        </w:tc>
        <w:tc>
          <w:tcPr>
            <w:tcW w:w="2640" w:type="dxa"/>
          </w:tcPr>
          <w:p w14:paraId="06B3CA72" w14:textId="77777777" w:rsidR="004B3874" w:rsidRDefault="00000000">
            <w:pPr>
              <w:pStyle w:val="Compact"/>
            </w:pPr>
            <w:r>
              <w:t>React / CRACO</w:t>
            </w:r>
          </w:p>
        </w:tc>
        <w:tc>
          <w:tcPr>
            <w:tcW w:w="2640" w:type="dxa"/>
          </w:tcPr>
          <w:p w14:paraId="3A6A1FA7" w14:textId="77777777" w:rsidR="004B3874" w:rsidRDefault="00000000">
            <w:pPr>
              <w:pStyle w:val="Compact"/>
            </w:pPr>
            <w:r>
              <w:t>Single Page Application mit User-, Partner- und Admin-Dashboard</w:t>
            </w:r>
          </w:p>
        </w:tc>
      </w:tr>
      <w:tr w:rsidR="004B3874" w:rsidRPr="001268DF" w14:paraId="0837A5DD" w14:textId="77777777">
        <w:tc>
          <w:tcPr>
            <w:tcW w:w="2640" w:type="dxa"/>
          </w:tcPr>
          <w:p w14:paraId="6BB4824A" w14:textId="77777777" w:rsidR="004B3874" w:rsidRDefault="00000000">
            <w:pPr>
              <w:pStyle w:val="Compact"/>
            </w:pPr>
            <w:r>
              <w:t>Betrieb</w:t>
            </w:r>
          </w:p>
        </w:tc>
        <w:tc>
          <w:tcPr>
            <w:tcW w:w="2640" w:type="dxa"/>
          </w:tcPr>
          <w:p w14:paraId="06F733A4" w14:textId="77777777" w:rsidR="004B3874" w:rsidRDefault="00000000">
            <w:pPr>
              <w:pStyle w:val="Compact"/>
            </w:pPr>
            <w:r>
              <w:t>Docker Compose</w:t>
            </w:r>
          </w:p>
        </w:tc>
        <w:tc>
          <w:tcPr>
            <w:tcW w:w="2640" w:type="dxa"/>
          </w:tcPr>
          <w:p w14:paraId="5484DDA3" w14:textId="77777777" w:rsidR="004B3874" w:rsidRPr="001268DF" w:rsidRDefault="00000000">
            <w:pPr>
              <w:pStyle w:val="Compact"/>
              <w:rPr>
                <w:lang w:val="de-DE"/>
              </w:rPr>
            </w:pPr>
            <w:r w:rsidRPr="001268DF">
              <w:rPr>
                <w:lang w:val="de-DE"/>
              </w:rPr>
              <w:t>Lokaler Betrieb von MongoDB und Backend</w:t>
            </w:r>
          </w:p>
        </w:tc>
      </w:tr>
      <w:tr w:rsidR="004B3874" w:rsidRPr="001268DF" w14:paraId="123B5C82" w14:textId="77777777">
        <w:tc>
          <w:tcPr>
            <w:tcW w:w="2640" w:type="dxa"/>
          </w:tcPr>
          <w:p w14:paraId="59E2B51F" w14:textId="77777777" w:rsidR="004B3874" w:rsidRDefault="00000000">
            <w:pPr>
              <w:pStyle w:val="Compact"/>
            </w:pPr>
            <w:r>
              <w:t>Uploads</w:t>
            </w:r>
          </w:p>
        </w:tc>
        <w:tc>
          <w:tcPr>
            <w:tcW w:w="2640" w:type="dxa"/>
          </w:tcPr>
          <w:p w14:paraId="694B5C0C" w14:textId="77777777" w:rsidR="004B3874" w:rsidRDefault="00000000">
            <w:pPr>
              <w:pStyle w:val="Compact"/>
            </w:pPr>
            <w:r>
              <w:t>Lokaler Object Storage</w:t>
            </w:r>
          </w:p>
        </w:tc>
        <w:tc>
          <w:tcPr>
            <w:tcW w:w="2640" w:type="dxa"/>
          </w:tcPr>
          <w:p w14:paraId="0B1726E2" w14:textId="77777777" w:rsidR="004B3874" w:rsidRPr="001268DF" w:rsidRDefault="00000000">
            <w:pPr>
              <w:pStyle w:val="Compact"/>
              <w:rPr>
                <w:lang w:val="de-DE"/>
              </w:rPr>
            </w:pPr>
            <w:r w:rsidRPr="001268DF">
              <w:rPr>
                <w:lang w:val="de-DE"/>
              </w:rPr>
              <w:t>Persistente Ablage von Upload-Dateien über Docker-Volume</w:t>
            </w:r>
          </w:p>
        </w:tc>
      </w:tr>
      <w:tr w:rsidR="004B3874" w:rsidRPr="001268DF" w14:paraId="72FF6465" w14:textId="77777777">
        <w:tc>
          <w:tcPr>
            <w:tcW w:w="2640" w:type="dxa"/>
          </w:tcPr>
          <w:p w14:paraId="0A58A7BE" w14:textId="77777777" w:rsidR="004B3874" w:rsidRDefault="00000000">
            <w:pPr>
              <w:pStyle w:val="Compact"/>
            </w:pPr>
            <w:r>
              <w:t>Payment Provider</w:t>
            </w:r>
          </w:p>
        </w:tc>
        <w:tc>
          <w:tcPr>
            <w:tcW w:w="2640" w:type="dxa"/>
          </w:tcPr>
          <w:p w14:paraId="0627E690" w14:textId="77777777" w:rsidR="004B3874" w:rsidRPr="001268DF" w:rsidRDefault="00000000">
            <w:pPr>
              <w:pStyle w:val="Compact"/>
              <w:rPr>
                <w:lang w:val="de-DE"/>
              </w:rPr>
            </w:pPr>
            <w:r w:rsidRPr="001268DF">
              <w:rPr>
                <w:lang w:val="de-DE"/>
              </w:rPr>
              <w:t>Stripe als Beispiel, provider-neutral abstrahiert</w:t>
            </w:r>
          </w:p>
        </w:tc>
        <w:tc>
          <w:tcPr>
            <w:tcW w:w="2640" w:type="dxa"/>
          </w:tcPr>
          <w:p w14:paraId="43C4E12D" w14:textId="77777777" w:rsidR="004B3874" w:rsidRPr="001268DF" w:rsidRDefault="00000000">
            <w:pPr>
              <w:pStyle w:val="Compact"/>
              <w:rPr>
                <w:lang w:val="de-DE"/>
              </w:rPr>
            </w:pPr>
            <w:r w:rsidRPr="001268DF">
              <w:rPr>
                <w:lang w:val="de-DE"/>
              </w:rPr>
              <w:t>Partner-Abo, Checkout, Webhooks und nutzungsbezogene Abrechnung</w:t>
            </w:r>
          </w:p>
        </w:tc>
      </w:tr>
      <w:tr w:rsidR="004B3874" w14:paraId="2BE05CAF" w14:textId="77777777">
        <w:tc>
          <w:tcPr>
            <w:tcW w:w="2640" w:type="dxa"/>
          </w:tcPr>
          <w:p w14:paraId="4ABB69DB" w14:textId="77777777" w:rsidR="004B3874" w:rsidRDefault="00000000">
            <w:pPr>
              <w:pStyle w:val="Compact"/>
            </w:pPr>
            <w:r>
              <w:t>Tests</w:t>
            </w:r>
          </w:p>
        </w:tc>
        <w:tc>
          <w:tcPr>
            <w:tcW w:w="2640" w:type="dxa"/>
          </w:tcPr>
          <w:p w14:paraId="12D8D772" w14:textId="77777777" w:rsidR="004B3874" w:rsidRDefault="00000000">
            <w:pPr>
              <w:pStyle w:val="Compact"/>
            </w:pPr>
            <w:r>
              <w:t>Pytest / Playwright</w:t>
            </w:r>
          </w:p>
        </w:tc>
        <w:tc>
          <w:tcPr>
            <w:tcW w:w="2640" w:type="dxa"/>
          </w:tcPr>
          <w:p w14:paraId="23CDDE92" w14:textId="77777777" w:rsidR="004B3874" w:rsidRDefault="00000000">
            <w:pPr>
              <w:pStyle w:val="Compact"/>
            </w:pPr>
            <w:r>
              <w:t>Backend-, Performance-, Security- und Browser-Regressionen</w:t>
            </w:r>
          </w:p>
        </w:tc>
      </w:tr>
      <w:tr w:rsidR="004B3874" w:rsidRPr="001268DF" w14:paraId="6AEED0B9" w14:textId="77777777">
        <w:tc>
          <w:tcPr>
            <w:tcW w:w="2640" w:type="dxa"/>
          </w:tcPr>
          <w:p w14:paraId="595070A7" w14:textId="77777777" w:rsidR="004B3874" w:rsidRDefault="00000000">
            <w:pPr>
              <w:pStyle w:val="Compact"/>
            </w:pPr>
            <w:r>
              <w:t>Dokumentation</w:t>
            </w:r>
          </w:p>
        </w:tc>
        <w:tc>
          <w:tcPr>
            <w:tcW w:w="2640" w:type="dxa"/>
          </w:tcPr>
          <w:p w14:paraId="7DFE90A7" w14:textId="77777777" w:rsidR="004B3874" w:rsidRDefault="00000000">
            <w:pPr>
              <w:pStyle w:val="Compact"/>
            </w:pPr>
            <w:r>
              <w:t>Markdown, PNG-/SVG-Diagramme, Pandoc</w:t>
            </w:r>
          </w:p>
        </w:tc>
        <w:tc>
          <w:tcPr>
            <w:tcW w:w="2640" w:type="dxa"/>
          </w:tcPr>
          <w:p w14:paraId="2A005CA4" w14:textId="77777777" w:rsidR="004B3874" w:rsidRPr="001268DF" w:rsidRDefault="00000000">
            <w:pPr>
              <w:pStyle w:val="Compact"/>
              <w:rPr>
                <w:lang w:val="de-DE"/>
              </w:rPr>
            </w:pPr>
            <w:r w:rsidRPr="001268DF">
              <w:rPr>
                <w:lang w:val="de-DE"/>
              </w:rPr>
              <w:t>Versionierbare Quelldokumente und DOCX-Export</w:t>
            </w:r>
          </w:p>
        </w:tc>
      </w:tr>
    </w:tbl>
    <w:p w14:paraId="66CA3E8B" w14:textId="77777777" w:rsidR="004B3874" w:rsidRPr="001268DF" w:rsidRDefault="00000000">
      <w:pPr>
        <w:pStyle w:val="berschrift2"/>
        <w:rPr>
          <w:lang w:val="de-DE"/>
        </w:rPr>
      </w:pPr>
      <w:bookmarkStart w:id="8" w:name="datenmodell"/>
      <w:bookmarkEnd w:id="7"/>
      <w:r w:rsidRPr="001268DF">
        <w:rPr>
          <w:lang w:val="de-DE"/>
        </w:rPr>
        <w:t>4. Datenmodell</w:t>
      </w:r>
    </w:p>
    <w:p w14:paraId="77CE45B7" w14:textId="77777777" w:rsidR="004B3874" w:rsidRPr="001268DF" w:rsidRDefault="00000000">
      <w:pPr>
        <w:pStyle w:val="FirstParagraph"/>
        <w:rPr>
          <w:lang w:val="de-DE"/>
        </w:rPr>
      </w:pPr>
      <w:r w:rsidRPr="001268DF">
        <w:rPr>
          <w:lang w:val="de-DE"/>
        </w:rPr>
        <w:t>Die Datenmodelle sind in MongoDB dokumentorientiert gespeichert. Tabellen in diesem Abschnitt beschreiben die fachlich relevanten Felder, Datentypen und ihre Funktion. Technische Zusatzfelder können je Collection vorhanden sein.</w:t>
      </w:r>
    </w:p>
    <w:p w14:paraId="3F557AE9" w14:textId="77777777" w:rsidR="004B3874" w:rsidRPr="001268DF" w:rsidRDefault="00000000">
      <w:pPr>
        <w:pStyle w:val="berschrift3"/>
        <w:rPr>
          <w:lang w:val="de-DE"/>
        </w:rPr>
      </w:pPr>
      <w:bookmarkStart w:id="9" w:name="survey"/>
      <w:r w:rsidRPr="001268DF">
        <w:rPr>
          <w:lang w:val="de-DE"/>
        </w:rPr>
        <w:t>4.1 Survey</w:t>
      </w:r>
    </w:p>
    <w:p w14:paraId="4D59192E" w14:textId="77777777" w:rsidR="004B3874" w:rsidRPr="001268DF" w:rsidRDefault="00000000">
      <w:pPr>
        <w:pStyle w:val="FirstParagraph"/>
        <w:rPr>
          <w:lang w:val="de-DE"/>
        </w:rPr>
      </w:pPr>
      <w:r w:rsidRPr="001268DF">
        <w:rPr>
          <w:lang w:val="de-DE"/>
        </w:rPr>
        <w:t>Ein Survey ist eine eigenständige Prozesskonfiguration mit eigenem Slug, eigener Landingpage, eigenem Step-Set, eigenem Progress-Kontext und optional eigenem Branding.</w:t>
      </w:r>
    </w:p>
    <w:tbl>
      <w:tblPr>
        <w:tblStyle w:val="Table"/>
        <w:tblW w:w="5000" w:type="pct"/>
        <w:tblLayout w:type="fixed"/>
        <w:tblLook w:val="0020" w:firstRow="1" w:lastRow="0" w:firstColumn="0" w:lastColumn="0" w:noHBand="0" w:noVBand="0"/>
      </w:tblPr>
      <w:tblGrid>
        <w:gridCol w:w="3208"/>
        <w:gridCol w:w="3207"/>
        <w:gridCol w:w="3207"/>
      </w:tblGrid>
      <w:tr w:rsidR="004B3874" w14:paraId="3A3CB716"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27E00F" w14:textId="77777777" w:rsidR="004B3874" w:rsidRDefault="00000000">
            <w:pPr>
              <w:pStyle w:val="Compact"/>
            </w:pPr>
            <w:r>
              <w:lastRenderedPageBreak/>
              <w:t>Feld</w:t>
            </w:r>
          </w:p>
        </w:tc>
        <w:tc>
          <w:tcPr>
            <w:tcW w:w="2640" w:type="dxa"/>
          </w:tcPr>
          <w:p w14:paraId="0ACBA44D" w14:textId="77777777" w:rsidR="004B3874" w:rsidRDefault="00000000">
            <w:pPr>
              <w:pStyle w:val="Compact"/>
            </w:pPr>
            <w:r>
              <w:t>Datentyp</w:t>
            </w:r>
          </w:p>
        </w:tc>
        <w:tc>
          <w:tcPr>
            <w:tcW w:w="2640" w:type="dxa"/>
          </w:tcPr>
          <w:p w14:paraId="416AD366" w14:textId="77777777" w:rsidR="004B3874" w:rsidRDefault="00000000">
            <w:pPr>
              <w:pStyle w:val="Compact"/>
            </w:pPr>
            <w:r>
              <w:t>Kurzbeschreibung</w:t>
            </w:r>
          </w:p>
        </w:tc>
      </w:tr>
      <w:tr w:rsidR="004B3874" w:rsidRPr="001268DF" w14:paraId="489D1C1D" w14:textId="77777777">
        <w:tc>
          <w:tcPr>
            <w:tcW w:w="2640" w:type="dxa"/>
          </w:tcPr>
          <w:p w14:paraId="4648A853" w14:textId="77777777" w:rsidR="004B3874" w:rsidRDefault="00000000">
            <w:pPr>
              <w:pStyle w:val="Compact"/>
            </w:pPr>
            <w:r>
              <w:rPr>
                <w:rStyle w:val="VerbatimChar"/>
              </w:rPr>
              <w:t>id</w:t>
            </w:r>
            <w:r>
              <w:t xml:space="preserve"> / </w:t>
            </w:r>
            <w:r>
              <w:rPr>
                <w:rStyle w:val="VerbatimChar"/>
              </w:rPr>
              <w:t>_id</w:t>
            </w:r>
          </w:p>
        </w:tc>
        <w:tc>
          <w:tcPr>
            <w:tcW w:w="2640" w:type="dxa"/>
          </w:tcPr>
          <w:p w14:paraId="6C6E501E" w14:textId="77777777" w:rsidR="004B3874" w:rsidRDefault="00000000">
            <w:pPr>
              <w:pStyle w:val="Compact"/>
            </w:pPr>
            <w:r>
              <w:rPr>
                <w:rStyle w:val="VerbatimChar"/>
              </w:rPr>
              <w:t>ObjectId</w:t>
            </w:r>
            <w:r>
              <w:t xml:space="preserve"> / </w:t>
            </w:r>
            <w:r>
              <w:rPr>
                <w:rStyle w:val="VerbatimChar"/>
              </w:rPr>
              <w:t>string</w:t>
            </w:r>
          </w:p>
        </w:tc>
        <w:tc>
          <w:tcPr>
            <w:tcW w:w="2640" w:type="dxa"/>
          </w:tcPr>
          <w:p w14:paraId="5F04722D" w14:textId="77777777" w:rsidR="004B3874" w:rsidRPr="001268DF" w:rsidRDefault="00000000">
            <w:pPr>
              <w:pStyle w:val="Compact"/>
              <w:rPr>
                <w:lang w:val="de-DE"/>
              </w:rPr>
            </w:pPr>
            <w:r w:rsidRPr="001268DF">
              <w:rPr>
                <w:lang w:val="de-DE"/>
              </w:rPr>
              <w:t>Eindeutige technische ID des Surveys</w:t>
            </w:r>
          </w:p>
        </w:tc>
      </w:tr>
      <w:tr w:rsidR="004B3874" w:rsidRPr="001268DF" w14:paraId="67C77D8E" w14:textId="77777777">
        <w:tc>
          <w:tcPr>
            <w:tcW w:w="2640" w:type="dxa"/>
          </w:tcPr>
          <w:p w14:paraId="4E4C505D" w14:textId="77777777" w:rsidR="004B3874" w:rsidRDefault="00000000">
            <w:pPr>
              <w:pStyle w:val="Compact"/>
            </w:pPr>
            <w:r>
              <w:rPr>
                <w:rStyle w:val="VerbatimChar"/>
              </w:rPr>
              <w:t>name</w:t>
            </w:r>
          </w:p>
        </w:tc>
        <w:tc>
          <w:tcPr>
            <w:tcW w:w="2640" w:type="dxa"/>
          </w:tcPr>
          <w:p w14:paraId="60B3D2BB" w14:textId="77777777" w:rsidR="004B3874" w:rsidRDefault="00000000">
            <w:pPr>
              <w:pStyle w:val="Compact"/>
            </w:pPr>
            <w:r>
              <w:rPr>
                <w:rStyle w:val="VerbatimChar"/>
              </w:rPr>
              <w:t>string</w:t>
            </w:r>
          </w:p>
        </w:tc>
        <w:tc>
          <w:tcPr>
            <w:tcW w:w="2640" w:type="dxa"/>
          </w:tcPr>
          <w:p w14:paraId="6DA82CB1" w14:textId="77777777" w:rsidR="004B3874" w:rsidRPr="001268DF" w:rsidRDefault="00000000">
            <w:pPr>
              <w:pStyle w:val="Compact"/>
              <w:rPr>
                <w:lang w:val="de-DE"/>
              </w:rPr>
            </w:pPr>
            <w:r w:rsidRPr="001268DF">
              <w:rPr>
                <w:lang w:val="de-DE"/>
              </w:rPr>
              <w:t>Anzeigename, z. B. Ärzte oder Pflege</w:t>
            </w:r>
          </w:p>
        </w:tc>
      </w:tr>
      <w:tr w:rsidR="004B3874" w:rsidRPr="001268DF" w14:paraId="162C8ADE" w14:textId="77777777">
        <w:tc>
          <w:tcPr>
            <w:tcW w:w="2640" w:type="dxa"/>
          </w:tcPr>
          <w:p w14:paraId="6B28A925" w14:textId="77777777" w:rsidR="004B3874" w:rsidRDefault="00000000">
            <w:pPr>
              <w:pStyle w:val="Compact"/>
            </w:pPr>
            <w:r>
              <w:rPr>
                <w:rStyle w:val="VerbatimChar"/>
              </w:rPr>
              <w:t>slug</w:t>
            </w:r>
          </w:p>
        </w:tc>
        <w:tc>
          <w:tcPr>
            <w:tcW w:w="2640" w:type="dxa"/>
          </w:tcPr>
          <w:p w14:paraId="11EDD440" w14:textId="77777777" w:rsidR="004B3874" w:rsidRDefault="00000000">
            <w:pPr>
              <w:pStyle w:val="Compact"/>
            </w:pPr>
            <w:r>
              <w:rPr>
                <w:rStyle w:val="VerbatimChar"/>
              </w:rPr>
              <w:t>string</w:t>
            </w:r>
          </w:p>
        </w:tc>
        <w:tc>
          <w:tcPr>
            <w:tcW w:w="2640" w:type="dxa"/>
          </w:tcPr>
          <w:p w14:paraId="6BF44CA0" w14:textId="77777777" w:rsidR="004B3874" w:rsidRPr="001268DF" w:rsidRDefault="00000000">
            <w:pPr>
              <w:pStyle w:val="Compact"/>
              <w:rPr>
                <w:lang w:val="de-DE"/>
              </w:rPr>
            </w:pPr>
            <w:r w:rsidRPr="001268DF">
              <w:rPr>
                <w:lang w:val="de-DE"/>
              </w:rPr>
              <w:t xml:space="preserve">URL- und API-Schlüssel, z. B. </w:t>
            </w:r>
            <w:r w:rsidRPr="001268DF">
              <w:rPr>
                <w:rStyle w:val="VerbatimChar"/>
                <w:lang w:val="de-DE"/>
              </w:rPr>
              <w:t>aerzte</w:t>
            </w:r>
            <w:r w:rsidRPr="001268DF">
              <w:rPr>
                <w:lang w:val="de-DE"/>
              </w:rPr>
              <w:t xml:space="preserve"> oder </w:t>
            </w:r>
            <w:r w:rsidRPr="001268DF">
              <w:rPr>
                <w:rStyle w:val="VerbatimChar"/>
                <w:lang w:val="de-DE"/>
              </w:rPr>
              <w:t>pflege</w:t>
            </w:r>
          </w:p>
        </w:tc>
      </w:tr>
      <w:tr w:rsidR="004B3874" w14:paraId="102EBE3A" w14:textId="77777777">
        <w:tc>
          <w:tcPr>
            <w:tcW w:w="2640" w:type="dxa"/>
          </w:tcPr>
          <w:p w14:paraId="45D81A20" w14:textId="77777777" w:rsidR="004B3874" w:rsidRDefault="00000000">
            <w:pPr>
              <w:pStyle w:val="Compact"/>
            </w:pPr>
            <w:r>
              <w:rPr>
                <w:rStyle w:val="VerbatimChar"/>
              </w:rPr>
              <w:t>description</w:t>
            </w:r>
          </w:p>
        </w:tc>
        <w:tc>
          <w:tcPr>
            <w:tcW w:w="2640" w:type="dxa"/>
          </w:tcPr>
          <w:p w14:paraId="0E6F0F4D" w14:textId="77777777" w:rsidR="004B3874" w:rsidRDefault="00000000">
            <w:pPr>
              <w:pStyle w:val="Compact"/>
            </w:pPr>
            <w:r>
              <w:rPr>
                <w:rStyle w:val="VerbatimChar"/>
              </w:rPr>
              <w:t>string</w:t>
            </w:r>
          </w:p>
        </w:tc>
        <w:tc>
          <w:tcPr>
            <w:tcW w:w="2640" w:type="dxa"/>
          </w:tcPr>
          <w:p w14:paraId="55AAAFFF" w14:textId="77777777" w:rsidR="004B3874" w:rsidRDefault="00000000">
            <w:pPr>
              <w:pStyle w:val="Compact"/>
            </w:pPr>
            <w:r>
              <w:t>Kurzbeschreibung des fachlichen Szenarios</w:t>
            </w:r>
          </w:p>
        </w:tc>
      </w:tr>
      <w:tr w:rsidR="004B3874" w:rsidRPr="001268DF" w14:paraId="74BFF1C5" w14:textId="77777777">
        <w:tc>
          <w:tcPr>
            <w:tcW w:w="2640" w:type="dxa"/>
          </w:tcPr>
          <w:p w14:paraId="6C4482D2" w14:textId="77777777" w:rsidR="004B3874" w:rsidRDefault="00000000">
            <w:pPr>
              <w:pStyle w:val="Compact"/>
            </w:pPr>
            <w:r>
              <w:rPr>
                <w:rStyle w:val="VerbatimChar"/>
              </w:rPr>
              <w:t>is_active</w:t>
            </w:r>
          </w:p>
        </w:tc>
        <w:tc>
          <w:tcPr>
            <w:tcW w:w="2640" w:type="dxa"/>
          </w:tcPr>
          <w:p w14:paraId="1B5BA4A2" w14:textId="77777777" w:rsidR="004B3874" w:rsidRDefault="00000000">
            <w:pPr>
              <w:pStyle w:val="Compact"/>
            </w:pPr>
            <w:r>
              <w:rPr>
                <w:rStyle w:val="VerbatimChar"/>
              </w:rPr>
              <w:t>boolean</w:t>
            </w:r>
          </w:p>
        </w:tc>
        <w:tc>
          <w:tcPr>
            <w:tcW w:w="2640" w:type="dxa"/>
          </w:tcPr>
          <w:p w14:paraId="25C79586" w14:textId="77777777" w:rsidR="004B3874" w:rsidRPr="001268DF" w:rsidRDefault="00000000">
            <w:pPr>
              <w:pStyle w:val="Compact"/>
              <w:rPr>
                <w:lang w:val="de-DE"/>
              </w:rPr>
            </w:pPr>
            <w:r w:rsidRPr="001268DF">
              <w:rPr>
                <w:lang w:val="de-DE"/>
              </w:rPr>
              <w:t>Steuert, ob der Survey öffentlich nutzbar ist</w:t>
            </w:r>
          </w:p>
        </w:tc>
      </w:tr>
      <w:tr w:rsidR="004B3874" w:rsidRPr="001268DF" w14:paraId="095800C3" w14:textId="77777777">
        <w:tc>
          <w:tcPr>
            <w:tcW w:w="2640" w:type="dxa"/>
          </w:tcPr>
          <w:p w14:paraId="02AB0656" w14:textId="77777777" w:rsidR="004B3874" w:rsidRDefault="00000000">
            <w:pPr>
              <w:pStyle w:val="Compact"/>
            </w:pPr>
            <w:r>
              <w:rPr>
                <w:rStyle w:val="VerbatimChar"/>
              </w:rPr>
              <w:t>is_default</w:t>
            </w:r>
          </w:p>
        </w:tc>
        <w:tc>
          <w:tcPr>
            <w:tcW w:w="2640" w:type="dxa"/>
          </w:tcPr>
          <w:p w14:paraId="761EB6C7" w14:textId="77777777" w:rsidR="004B3874" w:rsidRDefault="00000000">
            <w:pPr>
              <w:pStyle w:val="Compact"/>
            </w:pPr>
            <w:r>
              <w:rPr>
                <w:rStyle w:val="VerbatimChar"/>
              </w:rPr>
              <w:t>boolean</w:t>
            </w:r>
          </w:p>
        </w:tc>
        <w:tc>
          <w:tcPr>
            <w:tcW w:w="2640" w:type="dxa"/>
          </w:tcPr>
          <w:p w14:paraId="1356F093" w14:textId="77777777" w:rsidR="004B3874" w:rsidRPr="001268DF" w:rsidRDefault="00000000">
            <w:pPr>
              <w:pStyle w:val="Compact"/>
              <w:rPr>
                <w:lang w:val="de-DE"/>
              </w:rPr>
            </w:pPr>
            <w:r w:rsidRPr="001268DF">
              <w:rPr>
                <w:lang w:val="de-DE"/>
              </w:rPr>
              <w:t>Kennzeichnet den Standard-Survey für Legacy- oder Fallback-Fälle</w:t>
            </w:r>
          </w:p>
        </w:tc>
      </w:tr>
      <w:tr w:rsidR="004B3874" w:rsidRPr="001268DF" w14:paraId="14B13F24" w14:textId="77777777">
        <w:tc>
          <w:tcPr>
            <w:tcW w:w="2640" w:type="dxa"/>
          </w:tcPr>
          <w:p w14:paraId="1021E5A6" w14:textId="77777777" w:rsidR="004B3874" w:rsidRDefault="00000000">
            <w:pPr>
              <w:pStyle w:val="Compact"/>
            </w:pPr>
            <w:r>
              <w:rPr>
                <w:rStyle w:val="VerbatimChar"/>
              </w:rPr>
              <w:t>theme</w:t>
            </w:r>
          </w:p>
        </w:tc>
        <w:tc>
          <w:tcPr>
            <w:tcW w:w="2640" w:type="dxa"/>
          </w:tcPr>
          <w:p w14:paraId="7F73DC9B" w14:textId="77777777" w:rsidR="004B3874" w:rsidRDefault="00000000">
            <w:pPr>
              <w:pStyle w:val="Compact"/>
            </w:pPr>
            <w:r>
              <w:rPr>
                <w:rStyle w:val="VerbatimChar"/>
              </w:rPr>
              <w:t>object</w:t>
            </w:r>
          </w:p>
        </w:tc>
        <w:tc>
          <w:tcPr>
            <w:tcW w:w="2640" w:type="dxa"/>
          </w:tcPr>
          <w:p w14:paraId="1AE31534" w14:textId="77777777" w:rsidR="004B3874" w:rsidRPr="001268DF" w:rsidRDefault="00000000">
            <w:pPr>
              <w:pStyle w:val="Compact"/>
              <w:rPr>
                <w:lang w:val="de-DE"/>
              </w:rPr>
            </w:pPr>
            <w:r w:rsidRPr="001268DF">
              <w:rPr>
                <w:lang w:val="de-DE"/>
              </w:rPr>
              <w:t>Optionale Branding-Informationen wie Farben, Logo und Icon</w:t>
            </w:r>
          </w:p>
        </w:tc>
      </w:tr>
      <w:tr w:rsidR="004B3874" w14:paraId="2DB550C4" w14:textId="77777777">
        <w:tc>
          <w:tcPr>
            <w:tcW w:w="2640" w:type="dxa"/>
          </w:tcPr>
          <w:p w14:paraId="6ECFF3FC" w14:textId="77777777" w:rsidR="004B3874" w:rsidRDefault="00000000">
            <w:pPr>
              <w:pStyle w:val="Compact"/>
            </w:pPr>
            <w:r>
              <w:rPr>
                <w:rStyle w:val="VerbatimChar"/>
              </w:rPr>
              <w:t>created_at</w:t>
            </w:r>
          </w:p>
        </w:tc>
        <w:tc>
          <w:tcPr>
            <w:tcW w:w="2640" w:type="dxa"/>
          </w:tcPr>
          <w:p w14:paraId="3ACFF552" w14:textId="77777777" w:rsidR="004B3874" w:rsidRDefault="00000000">
            <w:pPr>
              <w:pStyle w:val="Compact"/>
            </w:pPr>
            <w:r>
              <w:rPr>
                <w:rStyle w:val="VerbatimChar"/>
              </w:rPr>
              <w:t>datetime string</w:t>
            </w:r>
          </w:p>
        </w:tc>
        <w:tc>
          <w:tcPr>
            <w:tcW w:w="2640" w:type="dxa"/>
          </w:tcPr>
          <w:p w14:paraId="57031E7C" w14:textId="77777777" w:rsidR="004B3874" w:rsidRDefault="00000000">
            <w:pPr>
              <w:pStyle w:val="Compact"/>
            </w:pPr>
            <w:r>
              <w:t>Erstellzeitpunkt</w:t>
            </w:r>
          </w:p>
        </w:tc>
      </w:tr>
      <w:tr w:rsidR="004B3874" w14:paraId="4FD7ABBA" w14:textId="77777777">
        <w:tc>
          <w:tcPr>
            <w:tcW w:w="2640" w:type="dxa"/>
          </w:tcPr>
          <w:p w14:paraId="1FE84140" w14:textId="77777777" w:rsidR="004B3874" w:rsidRDefault="00000000">
            <w:pPr>
              <w:pStyle w:val="Compact"/>
            </w:pPr>
            <w:r>
              <w:rPr>
                <w:rStyle w:val="VerbatimChar"/>
              </w:rPr>
              <w:t>updated_at</w:t>
            </w:r>
          </w:p>
        </w:tc>
        <w:tc>
          <w:tcPr>
            <w:tcW w:w="2640" w:type="dxa"/>
          </w:tcPr>
          <w:p w14:paraId="2C1C0A1F" w14:textId="77777777" w:rsidR="004B3874" w:rsidRDefault="00000000">
            <w:pPr>
              <w:pStyle w:val="Compact"/>
            </w:pPr>
            <w:r>
              <w:rPr>
                <w:rStyle w:val="VerbatimChar"/>
              </w:rPr>
              <w:t>datetime string</w:t>
            </w:r>
          </w:p>
        </w:tc>
        <w:tc>
          <w:tcPr>
            <w:tcW w:w="2640" w:type="dxa"/>
          </w:tcPr>
          <w:p w14:paraId="4ABD00E2" w14:textId="77777777" w:rsidR="004B3874" w:rsidRDefault="00000000">
            <w:pPr>
              <w:pStyle w:val="Compact"/>
            </w:pPr>
            <w:r>
              <w:t>Letzte Änderung</w:t>
            </w:r>
          </w:p>
        </w:tc>
      </w:tr>
    </w:tbl>
    <w:p w14:paraId="1FE3DF4E" w14:textId="77777777" w:rsidR="004B3874" w:rsidRDefault="00000000">
      <w:pPr>
        <w:pStyle w:val="berschrift3"/>
      </w:pPr>
      <w:bookmarkStart w:id="10" w:name="user"/>
      <w:bookmarkEnd w:id="9"/>
      <w:r>
        <w:t>4.2 User</w:t>
      </w:r>
    </w:p>
    <w:p w14:paraId="03FA79EC" w14:textId="77777777" w:rsidR="004B3874" w:rsidRPr="001268DF" w:rsidRDefault="00000000">
      <w:pPr>
        <w:pStyle w:val="FirstParagraph"/>
        <w:rPr>
          <w:lang w:val="de-DE"/>
        </w:rPr>
      </w:pPr>
      <w:r w:rsidRPr="001268DF">
        <w:rPr>
          <w:lang w:val="de-DE"/>
        </w:rPr>
        <w:t>User repräsentieren normale Nutzer, Partnerkonten und Admins.</w:t>
      </w:r>
    </w:p>
    <w:tbl>
      <w:tblPr>
        <w:tblStyle w:val="Table"/>
        <w:tblW w:w="5000" w:type="pct"/>
        <w:tblLayout w:type="fixed"/>
        <w:tblLook w:val="0020" w:firstRow="1" w:lastRow="0" w:firstColumn="0" w:lastColumn="0" w:noHBand="0" w:noVBand="0"/>
      </w:tblPr>
      <w:tblGrid>
        <w:gridCol w:w="3208"/>
        <w:gridCol w:w="3207"/>
        <w:gridCol w:w="3207"/>
      </w:tblGrid>
      <w:tr w:rsidR="004B3874" w14:paraId="7B5675AD"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240A42" w14:textId="77777777" w:rsidR="004B3874" w:rsidRDefault="00000000">
            <w:pPr>
              <w:pStyle w:val="Compact"/>
            </w:pPr>
            <w:r>
              <w:t>Feld</w:t>
            </w:r>
          </w:p>
        </w:tc>
        <w:tc>
          <w:tcPr>
            <w:tcW w:w="2640" w:type="dxa"/>
          </w:tcPr>
          <w:p w14:paraId="70AA504E" w14:textId="77777777" w:rsidR="004B3874" w:rsidRDefault="00000000">
            <w:pPr>
              <w:pStyle w:val="Compact"/>
            </w:pPr>
            <w:r>
              <w:t>Datentyp</w:t>
            </w:r>
          </w:p>
        </w:tc>
        <w:tc>
          <w:tcPr>
            <w:tcW w:w="2640" w:type="dxa"/>
          </w:tcPr>
          <w:p w14:paraId="50D7A15E" w14:textId="77777777" w:rsidR="004B3874" w:rsidRDefault="00000000">
            <w:pPr>
              <w:pStyle w:val="Compact"/>
            </w:pPr>
            <w:r>
              <w:t>Kurzbeschreibung</w:t>
            </w:r>
          </w:p>
        </w:tc>
      </w:tr>
      <w:tr w:rsidR="004B3874" w:rsidRPr="001268DF" w14:paraId="4B4B7ED5" w14:textId="77777777">
        <w:tc>
          <w:tcPr>
            <w:tcW w:w="2640" w:type="dxa"/>
          </w:tcPr>
          <w:p w14:paraId="3EED6895" w14:textId="77777777" w:rsidR="004B3874" w:rsidRDefault="00000000">
            <w:pPr>
              <w:pStyle w:val="Compact"/>
            </w:pPr>
            <w:r>
              <w:rPr>
                <w:rStyle w:val="VerbatimChar"/>
              </w:rPr>
              <w:t>_id</w:t>
            </w:r>
          </w:p>
        </w:tc>
        <w:tc>
          <w:tcPr>
            <w:tcW w:w="2640" w:type="dxa"/>
          </w:tcPr>
          <w:p w14:paraId="34D1E3FC" w14:textId="77777777" w:rsidR="004B3874" w:rsidRDefault="00000000">
            <w:pPr>
              <w:pStyle w:val="Compact"/>
            </w:pPr>
            <w:r>
              <w:rPr>
                <w:rStyle w:val="VerbatimChar"/>
              </w:rPr>
              <w:t>ObjectId</w:t>
            </w:r>
          </w:p>
        </w:tc>
        <w:tc>
          <w:tcPr>
            <w:tcW w:w="2640" w:type="dxa"/>
          </w:tcPr>
          <w:p w14:paraId="73241BCD" w14:textId="77777777" w:rsidR="004B3874" w:rsidRPr="001268DF" w:rsidRDefault="00000000">
            <w:pPr>
              <w:pStyle w:val="Compact"/>
              <w:rPr>
                <w:lang w:val="de-DE"/>
              </w:rPr>
            </w:pPr>
            <w:r w:rsidRPr="001268DF">
              <w:rPr>
                <w:lang w:val="de-DE"/>
              </w:rPr>
              <w:t>Eindeutige technische ID des Nutzers</w:t>
            </w:r>
          </w:p>
        </w:tc>
      </w:tr>
      <w:tr w:rsidR="004B3874" w14:paraId="75DDB8AB" w14:textId="77777777">
        <w:tc>
          <w:tcPr>
            <w:tcW w:w="2640" w:type="dxa"/>
          </w:tcPr>
          <w:p w14:paraId="2A4D98DB" w14:textId="77777777" w:rsidR="004B3874" w:rsidRDefault="00000000">
            <w:pPr>
              <w:pStyle w:val="Compact"/>
            </w:pPr>
            <w:r>
              <w:rPr>
                <w:rStyle w:val="VerbatimChar"/>
              </w:rPr>
              <w:t>email</w:t>
            </w:r>
          </w:p>
        </w:tc>
        <w:tc>
          <w:tcPr>
            <w:tcW w:w="2640" w:type="dxa"/>
          </w:tcPr>
          <w:p w14:paraId="7DEDDD7A" w14:textId="77777777" w:rsidR="004B3874" w:rsidRDefault="00000000">
            <w:pPr>
              <w:pStyle w:val="Compact"/>
            </w:pPr>
            <w:r>
              <w:rPr>
                <w:rStyle w:val="VerbatimChar"/>
              </w:rPr>
              <w:t>string</w:t>
            </w:r>
          </w:p>
        </w:tc>
        <w:tc>
          <w:tcPr>
            <w:tcW w:w="2640" w:type="dxa"/>
          </w:tcPr>
          <w:p w14:paraId="29567BF2" w14:textId="77777777" w:rsidR="004B3874" w:rsidRDefault="00000000">
            <w:pPr>
              <w:pStyle w:val="Compact"/>
            </w:pPr>
            <w:r>
              <w:t>Login-E-Mail, eindeutig</w:t>
            </w:r>
          </w:p>
        </w:tc>
      </w:tr>
      <w:tr w:rsidR="004B3874" w14:paraId="14957C28" w14:textId="77777777">
        <w:tc>
          <w:tcPr>
            <w:tcW w:w="2640" w:type="dxa"/>
          </w:tcPr>
          <w:p w14:paraId="56027C72" w14:textId="77777777" w:rsidR="004B3874" w:rsidRDefault="00000000">
            <w:pPr>
              <w:pStyle w:val="Compact"/>
            </w:pPr>
            <w:r>
              <w:rPr>
                <w:rStyle w:val="VerbatimChar"/>
              </w:rPr>
              <w:t>password_hash</w:t>
            </w:r>
          </w:p>
        </w:tc>
        <w:tc>
          <w:tcPr>
            <w:tcW w:w="2640" w:type="dxa"/>
          </w:tcPr>
          <w:p w14:paraId="386CF2DD" w14:textId="77777777" w:rsidR="004B3874" w:rsidRDefault="00000000">
            <w:pPr>
              <w:pStyle w:val="Compact"/>
            </w:pPr>
            <w:r>
              <w:rPr>
                <w:rStyle w:val="VerbatimChar"/>
              </w:rPr>
              <w:t>string</w:t>
            </w:r>
          </w:p>
        </w:tc>
        <w:tc>
          <w:tcPr>
            <w:tcW w:w="2640" w:type="dxa"/>
          </w:tcPr>
          <w:p w14:paraId="46ADCCC5" w14:textId="77777777" w:rsidR="004B3874" w:rsidRDefault="00000000">
            <w:pPr>
              <w:pStyle w:val="Compact"/>
            </w:pPr>
            <w:r>
              <w:t>Gehashter Passwortwert</w:t>
            </w:r>
          </w:p>
        </w:tc>
      </w:tr>
      <w:tr w:rsidR="004B3874" w14:paraId="364D504C" w14:textId="77777777">
        <w:tc>
          <w:tcPr>
            <w:tcW w:w="2640" w:type="dxa"/>
          </w:tcPr>
          <w:p w14:paraId="45C8D529" w14:textId="77777777" w:rsidR="004B3874" w:rsidRDefault="00000000">
            <w:pPr>
              <w:pStyle w:val="Compact"/>
            </w:pPr>
            <w:r>
              <w:rPr>
                <w:rStyle w:val="VerbatimChar"/>
              </w:rPr>
              <w:t>name</w:t>
            </w:r>
          </w:p>
        </w:tc>
        <w:tc>
          <w:tcPr>
            <w:tcW w:w="2640" w:type="dxa"/>
          </w:tcPr>
          <w:p w14:paraId="44A65C70" w14:textId="77777777" w:rsidR="004B3874" w:rsidRDefault="00000000">
            <w:pPr>
              <w:pStyle w:val="Compact"/>
            </w:pPr>
            <w:r>
              <w:rPr>
                <w:rStyle w:val="VerbatimChar"/>
              </w:rPr>
              <w:t>string</w:t>
            </w:r>
          </w:p>
        </w:tc>
        <w:tc>
          <w:tcPr>
            <w:tcW w:w="2640" w:type="dxa"/>
          </w:tcPr>
          <w:p w14:paraId="3D3506A9" w14:textId="77777777" w:rsidR="004B3874" w:rsidRDefault="00000000">
            <w:pPr>
              <w:pStyle w:val="Compact"/>
            </w:pPr>
            <w:r>
              <w:t>Anzeigename</w:t>
            </w:r>
          </w:p>
        </w:tc>
      </w:tr>
      <w:tr w:rsidR="004B3874" w:rsidRPr="001268DF" w14:paraId="72F61AF5" w14:textId="77777777">
        <w:tc>
          <w:tcPr>
            <w:tcW w:w="2640" w:type="dxa"/>
          </w:tcPr>
          <w:p w14:paraId="4F0E315A" w14:textId="77777777" w:rsidR="004B3874" w:rsidRDefault="00000000">
            <w:pPr>
              <w:pStyle w:val="Compact"/>
            </w:pPr>
            <w:r>
              <w:rPr>
                <w:rStyle w:val="VerbatimChar"/>
              </w:rPr>
              <w:t>role</w:t>
            </w:r>
          </w:p>
        </w:tc>
        <w:tc>
          <w:tcPr>
            <w:tcW w:w="2640" w:type="dxa"/>
          </w:tcPr>
          <w:p w14:paraId="6E8816F2" w14:textId="77777777" w:rsidR="004B3874" w:rsidRDefault="00000000">
            <w:pPr>
              <w:pStyle w:val="Compact"/>
            </w:pPr>
            <w:r>
              <w:rPr>
                <w:rStyle w:val="VerbatimChar"/>
              </w:rPr>
              <w:t>enum</w:t>
            </w:r>
          </w:p>
        </w:tc>
        <w:tc>
          <w:tcPr>
            <w:tcW w:w="2640" w:type="dxa"/>
          </w:tcPr>
          <w:p w14:paraId="75E5262A" w14:textId="77777777" w:rsidR="004B3874" w:rsidRPr="001268DF" w:rsidRDefault="00000000">
            <w:pPr>
              <w:pStyle w:val="Compact"/>
              <w:rPr>
                <w:lang w:val="de-DE"/>
              </w:rPr>
            </w:pPr>
            <w:r w:rsidRPr="001268DF">
              <w:rPr>
                <w:lang w:val="de-DE"/>
              </w:rPr>
              <w:t xml:space="preserve">Rolle: </w:t>
            </w:r>
            <w:r w:rsidRPr="001268DF">
              <w:rPr>
                <w:rStyle w:val="VerbatimChar"/>
                <w:lang w:val="de-DE"/>
              </w:rPr>
              <w:t>user</w:t>
            </w:r>
            <w:r w:rsidRPr="001268DF">
              <w:rPr>
                <w:lang w:val="de-DE"/>
              </w:rPr>
              <w:t xml:space="preserve">, </w:t>
            </w:r>
            <w:r w:rsidRPr="001268DF">
              <w:rPr>
                <w:rStyle w:val="VerbatimChar"/>
                <w:lang w:val="de-DE"/>
              </w:rPr>
              <w:t>partner</w:t>
            </w:r>
            <w:r w:rsidRPr="001268DF">
              <w:rPr>
                <w:lang w:val="de-DE"/>
              </w:rPr>
              <w:t xml:space="preserve"> oder </w:t>
            </w:r>
            <w:r w:rsidRPr="001268DF">
              <w:rPr>
                <w:rStyle w:val="VerbatimChar"/>
                <w:lang w:val="de-DE"/>
              </w:rPr>
              <w:t>admin</w:t>
            </w:r>
          </w:p>
        </w:tc>
      </w:tr>
      <w:tr w:rsidR="004B3874" w:rsidRPr="001268DF" w14:paraId="6F611F81" w14:textId="77777777">
        <w:tc>
          <w:tcPr>
            <w:tcW w:w="2640" w:type="dxa"/>
          </w:tcPr>
          <w:p w14:paraId="66751307" w14:textId="77777777" w:rsidR="004B3874" w:rsidRDefault="00000000">
            <w:pPr>
              <w:pStyle w:val="Compact"/>
            </w:pPr>
            <w:r>
              <w:rPr>
                <w:rStyle w:val="VerbatimChar"/>
              </w:rPr>
              <w:t>group_ids</w:t>
            </w:r>
          </w:p>
        </w:tc>
        <w:tc>
          <w:tcPr>
            <w:tcW w:w="2640" w:type="dxa"/>
          </w:tcPr>
          <w:p w14:paraId="3467CE48" w14:textId="77777777" w:rsidR="004B3874" w:rsidRDefault="00000000">
            <w:pPr>
              <w:pStyle w:val="Compact"/>
            </w:pPr>
            <w:r>
              <w:rPr>
                <w:rStyle w:val="VerbatimChar"/>
              </w:rPr>
              <w:t>array&lt;string&gt;</w:t>
            </w:r>
          </w:p>
        </w:tc>
        <w:tc>
          <w:tcPr>
            <w:tcW w:w="2640" w:type="dxa"/>
          </w:tcPr>
          <w:p w14:paraId="0D6178BA" w14:textId="77777777" w:rsidR="004B3874" w:rsidRPr="001268DF" w:rsidRDefault="00000000">
            <w:pPr>
              <w:pStyle w:val="Compact"/>
              <w:rPr>
                <w:lang w:val="de-DE"/>
              </w:rPr>
            </w:pPr>
            <w:r w:rsidRPr="001268DF">
              <w:rPr>
                <w:lang w:val="de-DE"/>
              </w:rPr>
              <w:t>Zugeordnete Nutzergruppen für erweiterte Rechte</w:t>
            </w:r>
          </w:p>
        </w:tc>
      </w:tr>
      <w:tr w:rsidR="004B3874" w14:paraId="31BB988B" w14:textId="77777777">
        <w:tc>
          <w:tcPr>
            <w:tcW w:w="2640" w:type="dxa"/>
          </w:tcPr>
          <w:p w14:paraId="7C0290F2" w14:textId="77777777" w:rsidR="004B3874" w:rsidRDefault="00000000">
            <w:pPr>
              <w:pStyle w:val="Compact"/>
            </w:pPr>
            <w:r>
              <w:rPr>
                <w:rStyle w:val="VerbatimChar"/>
              </w:rPr>
              <w:t>permission_overrides</w:t>
            </w:r>
          </w:p>
        </w:tc>
        <w:tc>
          <w:tcPr>
            <w:tcW w:w="2640" w:type="dxa"/>
          </w:tcPr>
          <w:p w14:paraId="097F8223" w14:textId="77777777" w:rsidR="004B3874" w:rsidRDefault="00000000">
            <w:pPr>
              <w:pStyle w:val="Compact"/>
            </w:pPr>
            <w:r>
              <w:rPr>
                <w:rStyle w:val="VerbatimChar"/>
              </w:rPr>
              <w:t>object</w:t>
            </w:r>
          </w:p>
        </w:tc>
        <w:tc>
          <w:tcPr>
            <w:tcW w:w="2640" w:type="dxa"/>
          </w:tcPr>
          <w:p w14:paraId="7BB033AE" w14:textId="77777777" w:rsidR="004B3874" w:rsidRDefault="00000000">
            <w:pPr>
              <w:pStyle w:val="Compact"/>
            </w:pPr>
            <w:r>
              <w:t>Explizite nutzerbezogene Rechteabweichungen</w:t>
            </w:r>
          </w:p>
        </w:tc>
      </w:tr>
      <w:tr w:rsidR="004B3874" w:rsidRPr="001268DF" w14:paraId="08C19D6C" w14:textId="77777777">
        <w:tc>
          <w:tcPr>
            <w:tcW w:w="2640" w:type="dxa"/>
          </w:tcPr>
          <w:p w14:paraId="04D7C991" w14:textId="77777777" w:rsidR="004B3874" w:rsidRDefault="00000000">
            <w:pPr>
              <w:pStyle w:val="Compact"/>
            </w:pPr>
            <w:r>
              <w:rPr>
                <w:rStyle w:val="VerbatimChar"/>
              </w:rPr>
              <w:t>survey_id</w:t>
            </w:r>
          </w:p>
        </w:tc>
        <w:tc>
          <w:tcPr>
            <w:tcW w:w="2640" w:type="dxa"/>
          </w:tcPr>
          <w:p w14:paraId="655C7493" w14:textId="77777777" w:rsidR="004B3874" w:rsidRDefault="00000000">
            <w:pPr>
              <w:pStyle w:val="Compact"/>
            </w:pPr>
            <w:r>
              <w:rPr>
                <w:rStyle w:val="VerbatimChar"/>
              </w:rPr>
              <w:t>string</w:t>
            </w:r>
            <w:r>
              <w:t xml:space="preserve"> / </w:t>
            </w:r>
            <w:r>
              <w:rPr>
                <w:rStyle w:val="VerbatimChar"/>
              </w:rPr>
              <w:t>null</w:t>
            </w:r>
          </w:p>
        </w:tc>
        <w:tc>
          <w:tcPr>
            <w:tcW w:w="2640" w:type="dxa"/>
          </w:tcPr>
          <w:p w14:paraId="26F10E62" w14:textId="77777777" w:rsidR="004B3874" w:rsidRPr="001268DF" w:rsidRDefault="00000000">
            <w:pPr>
              <w:pStyle w:val="Compact"/>
              <w:rPr>
                <w:lang w:val="de-DE"/>
              </w:rPr>
            </w:pPr>
            <w:r w:rsidRPr="001268DF">
              <w:rPr>
                <w:lang w:val="de-DE"/>
              </w:rPr>
              <w:t>Zugeordneter Survey für normale Nutzer</w:t>
            </w:r>
          </w:p>
        </w:tc>
      </w:tr>
      <w:tr w:rsidR="004B3874" w14:paraId="393739FD" w14:textId="77777777">
        <w:tc>
          <w:tcPr>
            <w:tcW w:w="2640" w:type="dxa"/>
          </w:tcPr>
          <w:p w14:paraId="06C0E738" w14:textId="77777777" w:rsidR="004B3874" w:rsidRDefault="00000000">
            <w:pPr>
              <w:pStyle w:val="Compact"/>
            </w:pPr>
            <w:r>
              <w:rPr>
                <w:rStyle w:val="VerbatimChar"/>
              </w:rPr>
              <w:t>survey_slug</w:t>
            </w:r>
          </w:p>
        </w:tc>
        <w:tc>
          <w:tcPr>
            <w:tcW w:w="2640" w:type="dxa"/>
          </w:tcPr>
          <w:p w14:paraId="3172FE8D" w14:textId="77777777" w:rsidR="004B3874" w:rsidRDefault="00000000">
            <w:pPr>
              <w:pStyle w:val="Compact"/>
            </w:pPr>
            <w:r>
              <w:rPr>
                <w:rStyle w:val="VerbatimChar"/>
              </w:rPr>
              <w:t>string</w:t>
            </w:r>
            <w:r>
              <w:t xml:space="preserve"> / </w:t>
            </w:r>
            <w:r>
              <w:rPr>
                <w:rStyle w:val="VerbatimChar"/>
              </w:rPr>
              <w:t>null</w:t>
            </w:r>
          </w:p>
        </w:tc>
        <w:tc>
          <w:tcPr>
            <w:tcW w:w="2640" w:type="dxa"/>
          </w:tcPr>
          <w:p w14:paraId="239C2B56" w14:textId="77777777" w:rsidR="004B3874" w:rsidRDefault="00000000">
            <w:pPr>
              <w:pStyle w:val="Compact"/>
            </w:pPr>
            <w:r>
              <w:t>Lesbarer Survey-Schlüssel</w:t>
            </w:r>
          </w:p>
        </w:tc>
      </w:tr>
      <w:tr w:rsidR="004B3874" w:rsidRPr="001268DF" w14:paraId="59D425F3" w14:textId="77777777">
        <w:tc>
          <w:tcPr>
            <w:tcW w:w="2640" w:type="dxa"/>
          </w:tcPr>
          <w:p w14:paraId="16B87E26" w14:textId="77777777" w:rsidR="004B3874" w:rsidRDefault="00000000">
            <w:pPr>
              <w:pStyle w:val="Compact"/>
            </w:pPr>
            <w:r>
              <w:rPr>
                <w:rStyle w:val="VerbatimChar"/>
              </w:rPr>
              <w:t>partner_id</w:t>
            </w:r>
          </w:p>
        </w:tc>
        <w:tc>
          <w:tcPr>
            <w:tcW w:w="2640" w:type="dxa"/>
          </w:tcPr>
          <w:p w14:paraId="3ECC261C" w14:textId="77777777" w:rsidR="004B3874" w:rsidRDefault="00000000">
            <w:pPr>
              <w:pStyle w:val="Compact"/>
            </w:pPr>
            <w:r>
              <w:rPr>
                <w:rStyle w:val="VerbatimChar"/>
              </w:rPr>
              <w:t>string</w:t>
            </w:r>
            <w:r>
              <w:t xml:space="preserve"> / </w:t>
            </w:r>
            <w:r>
              <w:rPr>
                <w:rStyle w:val="VerbatimChar"/>
              </w:rPr>
              <w:t>null</w:t>
            </w:r>
          </w:p>
        </w:tc>
        <w:tc>
          <w:tcPr>
            <w:tcW w:w="2640" w:type="dxa"/>
          </w:tcPr>
          <w:p w14:paraId="38DEE3C1" w14:textId="77777777" w:rsidR="004B3874" w:rsidRPr="001268DF" w:rsidRDefault="00000000">
            <w:pPr>
              <w:pStyle w:val="Compact"/>
              <w:rPr>
                <w:lang w:val="de-DE"/>
              </w:rPr>
            </w:pPr>
            <w:r w:rsidRPr="001268DF">
              <w:rPr>
                <w:lang w:val="de-DE"/>
              </w:rPr>
              <w:t xml:space="preserve">Zugeordnete Partnerorganisation bei </w:t>
            </w:r>
            <w:r w:rsidRPr="001268DF">
              <w:rPr>
                <w:lang w:val="de-DE"/>
              </w:rPr>
              <w:lastRenderedPageBreak/>
              <w:t>Partner-Usern</w:t>
            </w:r>
          </w:p>
        </w:tc>
      </w:tr>
      <w:tr w:rsidR="004B3874" w:rsidRPr="001268DF" w14:paraId="60BDF79E" w14:textId="77777777">
        <w:tc>
          <w:tcPr>
            <w:tcW w:w="2640" w:type="dxa"/>
          </w:tcPr>
          <w:p w14:paraId="3AC0B604" w14:textId="77777777" w:rsidR="004B3874" w:rsidRDefault="00000000">
            <w:pPr>
              <w:pStyle w:val="Compact"/>
            </w:pPr>
            <w:r>
              <w:rPr>
                <w:rStyle w:val="VerbatimChar"/>
              </w:rPr>
              <w:lastRenderedPageBreak/>
              <w:t>notification_prefs</w:t>
            </w:r>
          </w:p>
        </w:tc>
        <w:tc>
          <w:tcPr>
            <w:tcW w:w="2640" w:type="dxa"/>
          </w:tcPr>
          <w:p w14:paraId="0E139006" w14:textId="77777777" w:rsidR="004B3874" w:rsidRDefault="00000000">
            <w:pPr>
              <w:pStyle w:val="Compact"/>
            </w:pPr>
            <w:r>
              <w:rPr>
                <w:rStyle w:val="VerbatimChar"/>
              </w:rPr>
              <w:t>object</w:t>
            </w:r>
          </w:p>
        </w:tc>
        <w:tc>
          <w:tcPr>
            <w:tcW w:w="2640" w:type="dxa"/>
          </w:tcPr>
          <w:p w14:paraId="1F88DE1E" w14:textId="77777777" w:rsidR="004B3874" w:rsidRPr="001268DF" w:rsidRDefault="00000000">
            <w:pPr>
              <w:pStyle w:val="Compact"/>
              <w:rPr>
                <w:lang w:val="de-DE"/>
              </w:rPr>
            </w:pPr>
            <w:r w:rsidRPr="001268DF">
              <w:rPr>
                <w:lang w:val="de-DE"/>
              </w:rPr>
              <w:t>Benachrichtigungseinstellungen, z. B. E-Mail Opt-out</w:t>
            </w:r>
          </w:p>
        </w:tc>
      </w:tr>
      <w:tr w:rsidR="004B3874" w14:paraId="056525B0" w14:textId="77777777">
        <w:tc>
          <w:tcPr>
            <w:tcW w:w="2640" w:type="dxa"/>
          </w:tcPr>
          <w:p w14:paraId="72D1569D" w14:textId="77777777" w:rsidR="004B3874" w:rsidRDefault="00000000">
            <w:pPr>
              <w:pStyle w:val="Compact"/>
            </w:pPr>
            <w:r>
              <w:rPr>
                <w:rStyle w:val="VerbatimChar"/>
              </w:rPr>
              <w:t>created_at</w:t>
            </w:r>
          </w:p>
        </w:tc>
        <w:tc>
          <w:tcPr>
            <w:tcW w:w="2640" w:type="dxa"/>
          </w:tcPr>
          <w:p w14:paraId="63F4CCA7" w14:textId="77777777" w:rsidR="004B3874" w:rsidRDefault="00000000">
            <w:pPr>
              <w:pStyle w:val="Compact"/>
            </w:pPr>
            <w:r>
              <w:rPr>
                <w:rStyle w:val="VerbatimChar"/>
              </w:rPr>
              <w:t>datetime string</w:t>
            </w:r>
          </w:p>
        </w:tc>
        <w:tc>
          <w:tcPr>
            <w:tcW w:w="2640" w:type="dxa"/>
          </w:tcPr>
          <w:p w14:paraId="415C1A2E" w14:textId="77777777" w:rsidR="004B3874" w:rsidRDefault="00000000">
            <w:pPr>
              <w:pStyle w:val="Compact"/>
            </w:pPr>
            <w:r>
              <w:t>Erstellzeitpunkt</w:t>
            </w:r>
          </w:p>
        </w:tc>
      </w:tr>
      <w:tr w:rsidR="004B3874" w14:paraId="0D7FB04F" w14:textId="77777777">
        <w:tc>
          <w:tcPr>
            <w:tcW w:w="2640" w:type="dxa"/>
          </w:tcPr>
          <w:p w14:paraId="146395A6" w14:textId="77777777" w:rsidR="004B3874" w:rsidRDefault="00000000">
            <w:pPr>
              <w:pStyle w:val="Compact"/>
            </w:pPr>
            <w:r>
              <w:rPr>
                <w:rStyle w:val="VerbatimChar"/>
              </w:rPr>
              <w:t>updated_at</w:t>
            </w:r>
          </w:p>
        </w:tc>
        <w:tc>
          <w:tcPr>
            <w:tcW w:w="2640" w:type="dxa"/>
          </w:tcPr>
          <w:p w14:paraId="4B70CA6F" w14:textId="77777777" w:rsidR="004B3874" w:rsidRDefault="00000000">
            <w:pPr>
              <w:pStyle w:val="Compact"/>
            </w:pPr>
            <w:r>
              <w:rPr>
                <w:rStyle w:val="VerbatimChar"/>
              </w:rPr>
              <w:t>datetime string</w:t>
            </w:r>
          </w:p>
        </w:tc>
        <w:tc>
          <w:tcPr>
            <w:tcW w:w="2640" w:type="dxa"/>
          </w:tcPr>
          <w:p w14:paraId="4112E8F4" w14:textId="77777777" w:rsidR="004B3874" w:rsidRDefault="00000000">
            <w:pPr>
              <w:pStyle w:val="Compact"/>
            </w:pPr>
            <w:r>
              <w:t>Letzte Änderung</w:t>
            </w:r>
          </w:p>
        </w:tc>
      </w:tr>
    </w:tbl>
    <w:p w14:paraId="769B8E1A" w14:textId="77777777" w:rsidR="004B3874" w:rsidRDefault="00000000">
      <w:pPr>
        <w:pStyle w:val="berschrift3"/>
      </w:pPr>
      <w:bookmarkStart w:id="11" w:name="user-group"/>
      <w:bookmarkEnd w:id="10"/>
      <w:r>
        <w:t>4.2.1 User Group</w:t>
      </w:r>
    </w:p>
    <w:p w14:paraId="48A77F9E" w14:textId="77777777" w:rsidR="004B3874" w:rsidRPr="001268DF" w:rsidRDefault="00000000">
      <w:pPr>
        <w:pStyle w:val="FirstParagraph"/>
        <w:rPr>
          <w:lang w:val="de-DE"/>
        </w:rPr>
      </w:pPr>
      <w:r w:rsidRPr="001268DF">
        <w:rPr>
          <w:lang w:val="de-DE"/>
        </w:rPr>
        <w:t>User Groups bündeln Berechtigungen und können Nutzern ergänzend zur Basisrolle zugewiesen werden.</w:t>
      </w:r>
    </w:p>
    <w:tbl>
      <w:tblPr>
        <w:tblStyle w:val="Table"/>
        <w:tblW w:w="5000" w:type="pct"/>
        <w:tblLayout w:type="fixed"/>
        <w:tblLook w:val="0020" w:firstRow="1" w:lastRow="0" w:firstColumn="0" w:lastColumn="0" w:noHBand="0" w:noVBand="0"/>
      </w:tblPr>
      <w:tblGrid>
        <w:gridCol w:w="3208"/>
        <w:gridCol w:w="3207"/>
        <w:gridCol w:w="3207"/>
      </w:tblGrid>
      <w:tr w:rsidR="004B3874" w14:paraId="0ADCA1C8"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D7BA1F" w14:textId="77777777" w:rsidR="004B3874" w:rsidRDefault="00000000">
            <w:pPr>
              <w:pStyle w:val="Compact"/>
            </w:pPr>
            <w:r>
              <w:t>Feld</w:t>
            </w:r>
          </w:p>
        </w:tc>
        <w:tc>
          <w:tcPr>
            <w:tcW w:w="2640" w:type="dxa"/>
          </w:tcPr>
          <w:p w14:paraId="5B0C1C6A" w14:textId="77777777" w:rsidR="004B3874" w:rsidRDefault="00000000">
            <w:pPr>
              <w:pStyle w:val="Compact"/>
            </w:pPr>
            <w:r>
              <w:t>Datentyp</w:t>
            </w:r>
          </w:p>
        </w:tc>
        <w:tc>
          <w:tcPr>
            <w:tcW w:w="2640" w:type="dxa"/>
          </w:tcPr>
          <w:p w14:paraId="7AAAF096" w14:textId="77777777" w:rsidR="004B3874" w:rsidRDefault="00000000">
            <w:pPr>
              <w:pStyle w:val="Compact"/>
            </w:pPr>
            <w:r>
              <w:t>Kurzbeschreibung</w:t>
            </w:r>
          </w:p>
        </w:tc>
      </w:tr>
      <w:tr w:rsidR="004B3874" w14:paraId="11A52B1C" w14:textId="77777777">
        <w:tc>
          <w:tcPr>
            <w:tcW w:w="2640" w:type="dxa"/>
          </w:tcPr>
          <w:p w14:paraId="4D372FBA" w14:textId="77777777" w:rsidR="004B3874" w:rsidRDefault="00000000">
            <w:pPr>
              <w:pStyle w:val="Compact"/>
            </w:pPr>
            <w:r>
              <w:rPr>
                <w:rStyle w:val="VerbatimChar"/>
              </w:rPr>
              <w:t>_id</w:t>
            </w:r>
          </w:p>
        </w:tc>
        <w:tc>
          <w:tcPr>
            <w:tcW w:w="2640" w:type="dxa"/>
          </w:tcPr>
          <w:p w14:paraId="592EC3A4" w14:textId="77777777" w:rsidR="004B3874" w:rsidRDefault="00000000">
            <w:pPr>
              <w:pStyle w:val="Compact"/>
            </w:pPr>
            <w:r>
              <w:rPr>
                <w:rStyle w:val="VerbatimChar"/>
              </w:rPr>
              <w:t>ObjectId</w:t>
            </w:r>
          </w:p>
        </w:tc>
        <w:tc>
          <w:tcPr>
            <w:tcW w:w="2640" w:type="dxa"/>
          </w:tcPr>
          <w:p w14:paraId="721458F2" w14:textId="77777777" w:rsidR="004B3874" w:rsidRDefault="00000000">
            <w:pPr>
              <w:pStyle w:val="Compact"/>
            </w:pPr>
            <w:r>
              <w:t>Eindeutige technische ID</w:t>
            </w:r>
          </w:p>
        </w:tc>
      </w:tr>
      <w:tr w:rsidR="004B3874" w:rsidRPr="001268DF" w14:paraId="058B7C6F" w14:textId="77777777">
        <w:tc>
          <w:tcPr>
            <w:tcW w:w="2640" w:type="dxa"/>
          </w:tcPr>
          <w:p w14:paraId="087399EE" w14:textId="77777777" w:rsidR="004B3874" w:rsidRDefault="00000000">
            <w:pPr>
              <w:pStyle w:val="Compact"/>
            </w:pPr>
            <w:r>
              <w:rPr>
                <w:rStyle w:val="VerbatimChar"/>
              </w:rPr>
              <w:t>name</w:t>
            </w:r>
          </w:p>
        </w:tc>
        <w:tc>
          <w:tcPr>
            <w:tcW w:w="2640" w:type="dxa"/>
          </w:tcPr>
          <w:p w14:paraId="55E5013F" w14:textId="77777777" w:rsidR="004B3874" w:rsidRDefault="00000000">
            <w:pPr>
              <w:pStyle w:val="Compact"/>
            </w:pPr>
            <w:r>
              <w:rPr>
                <w:rStyle w:val="VerbatimChar"/>
              </w:rPr>
              <w:t>string</w:t>
            </w:r>
          </w:p>
        </w:tc>
        <w:tc>
          <w:tcPr>
            <w:tcW w:w="2640" w:type="dxa"/>
          </w:tcPr>
          <w:p w14:paraId="4D6DBA28" w14:textId="77777777" w:rsidR="004B3874" w:rsidRPr="001268DF" w:rsidRDefault="00000000">
            <w:pPr>
              <w:pStyle w:val="Compact"/>
              <w:rPr>
                <w:lang w:val="de-DE"/>
              </w:rPr>
            </w:pPr>
            <w:r w:rsidRPr="001268DF">
              <w:rPr>
                <w:lang w:val="de-DE"/>
              </w:rPr>
              <w:t>Anzeigename der Gruppe, z. B. Fachadmin oder Abrechnung</w:t>
            </w:r>
          </w:p>
        </w:tc>
      </w:tr>
      <w:tr w:rsidR="004B3874" w14:paraId="5FBD1F2F" w14:textId="77777777">
        <w:tc>
          <w:tcPr>
            <w:tcW w:w="2640" w:type="dxa"/>
          </w:tcPr>
          <w:p w14:paraId="53315104" w14:textId="77777777" w:rsidR="004B3874" w:rsidRDefault="00000000">
            <w:pPr>
              <w:pStyle w:val="Compact"/>
            </w:pPr>
            <w:r>
              <w:rPr>
                <w:rStyle w:val="VerbatimChar"/>
              </w:rPr>
              <w:t>description</w:t>
            </w:r>
          </w:p>
        </w:tc>
        <w:tc>
          <w:tcPr>
            <w:tcW w:w="2640" w:type="dxa"/>
          </w:tcPr>
          <w:p w14:paraId="25FDE41E" w14:textId="77777777" w:rsidR="004B3874" w:rsidRDefault="00000000">
            <w:pPr>
              <w:pStyle w:val="Compact"/>
            </w:pPr>
            <w:r>
              <w:rPr>
                <w:rStyle w:val="VerbatimChar"/>
              </w:rPr>
              <w:t>string</w:t>
            </w:r>
          </w:p>
        </w:tc>
        <w:tc>
          <w:tcPr>
            <w:tcW w:w="2640" w:type="dxa"/>
          </w:tcPr>
          <w:p w14:paraId="18250853" w14:textId="77777777" w:rsidR="004B3874" w:rsidRDefault="00000000">
            <w:pPr>
              <w:pStyle w:val="Compact"/>
            </w:pPr>
            <w:r>
              <w:t>Kurzbeschreibung des Einsatzzwecks</w:t>
            </w:r>
          </w:p>
        </w:tc>
      </w:tr>
      <w:tr w:rsidR="004B3874" w:rsidRPr="001268DF" w14:paraId="77F9E72F" w14:textId="77777777">
        <w:tc>
          <w:tcPr>
            <w:tcW w:w="2640" w:type="dxa"/>
          </w:tcPr>
          <w:p w14:paraId="75622F67" w14:textId="77777777" w:rsidR="004B3874" w:rsidRDefault="00000000">
            <w:pPr>
              <w:pStyle w:val="Compact"/>
            </w:pPr>
            <w:r>
              <w:rPr>
                <w:rStyle w:val="VerbatimChar"/>
              </w:rPr>
              <w:t>scope</w:t>
            </w:r>
          </w:p>
        </w:tc>
        <w:tc>
          <w:tcPr>
            <w:tcW w:w="2640" w:type="dxa"/>
          </w:tcPr>
          <w:p w14:paraId="52C180BF" w14:textId="77777777" w:rsidR="004B3874" w:rsidRDefault="00000000">
            <w:pPr>
              <w:pStyle w:val="Compact"/>
            </w:pPr>
            <w:r>
              <w:rPr>
                <w:rStyle w:val="VerbatimChar"/>
              </w:rPr>
              <w:t>enum</w:t>
            </w:r>
          </w:p>
        </w:tc>
        <w:tc>
          <w:tcPr>
            <w:tcW w:w="2640" w:type="dxa"/>
          </w:tcPr>
          <w:p w14:paraId="647502D1" w14:textId="77777777" w:rsidR="004B3874" w:rsidRPr="001268DF" w:rsidRDefault="00000000">
            <w:pPr>
              <w:pStyle w:val="Compact"/>
              <w:rPr>
                <w:lang w:val="de-DE"/>
              </w:rPr>
            </w:pPr>
            <w:r w:rsidRPr="001268DF">
              <w:rPr>
                <w:lang w:val="de-DE"/>
              </w:rPr>
              <w:t>Geltungsbereich: global, survey-spezifisch oder partner-spezifisch</w:t>
            </w:r>
          </w:p>
        </w:tc>
      </w:tr>
      <w:tr w:rsidR="004B3874" w14:paraId="0581259E" w14:textId="77777777">
        <w:tc>
          <w:tcPr>
            <w:tcW w:w="2640" w:type="dxa"/>
          </w:tcPr>
          <w:p w14:paraId="4926FF6B" w14:textId="77777777" w:rsidR="004B3874" w:rsidRDefault="00000000">
            <w:pPr>
              <w:pStyle w:val="Compact"/>
            </w:pPr>
            <w:r>
              <w:rPr>
                <w:rStyle w:val="VerbatimChar"/>
              </w:rPr>
              <w:t>survey_ids</w:t>
            </w:r>
          </w:p>
        </w:tc>
        <w:tc>
          <w:tcPr>
            <w:tcW w:w="2640" w:type="dxa"/>
          </w:tcPr>
          <w:p w14:paraId="782183C2" w14:textId="77777777" w:rsidR="004B3874" w:rsidRDefault="00000000">
            <w:pPr>
              <w:pStyle w:val="Compact"/>
            </w:pPr>
            <w:r>
              <w:rPr>
                <w:rStyle w:val="VerbatimChar"/>
              </w:rPr>
              <w:t>array&lt;string&gt;</w:t>
            </w:r>
          </w:p>
        </w:tc>
        <w:tc>
          <w:tcPr>
            <w:tcW w:w="2640" w:type="dxa"/>
          </w:tcPr>
          <w:p w14:paraId="38C8AC27" w14:textId="77777777" w:rsidR="004B3874" w:rsidRDefault="00000000">
            <w:pPr>
              <w:pStyle w:val="Compact"/>
            </w:pPr>
            <w:r>
              <w:t>Optionale Survey-Einschränkung</w:t>
            </w:r>
          </w:p>
        </w:tc>
      </w:tr>
      <w:tr w:rsidR="004B3874" w14:paraId="232F7301" w14:textId="77777777">
        <w:tc>
          <w:tcPr>
            <w:tcW w:w="2640" w:type="dxa"/>
          </w:tcPr>
          <w:p w14:paraId="468CE2E2" w14:textId="77777777" w:rsidR="004B3874" w:rsidRDefault="00000000">
            <w:pPr>
              <w:pStyle w:val="Compact"/>
            </w:pPr>
            <w:r>
              <w:rPr>
                <w:rStyle w:val="VerbatimChar"/>
              </w:rPr>
              <w:t>partner_ids</w:t>
            </w:r>
          </w:p>
        </w:tc>
        <w:tc>
          <w:tcPr>
            <w:tcW w:w="2640" w:type="dxa"/>
          </w:tcPr>
          <w:p w14:paraId="25E8D2B1" w14:textId="77777777" w:rsidR="004B3874" w:rsidRDefault="00000000">
            <w:pPr>
              <w:pStyle w:val="Compact"/>
            </w:pPr>
            <w:r>
              <w:rPr>
                <w:rStyle w:val="VerbatimChar"/>
              </w:rPr>
              <w:t>array&lt;string&gt;</w:t>
            </w:r>
          </w:p>
        </w:tc>
        <w:tc>
          <w:tcPr>
            <w:tcW w:w="2640" w:type="dxa"/>
          </w:tcPr>
          <w:p w14:paraId="6FE79AED" w14:textId="77777777" w:rsidR="004B3874" w:rsidRDefault="00000000">
            <w:pPr>
              <w:pStyle w:val="Compact"/>
            </w:pPr>
            <w:r>
              <w:t>Optionale Partner-Einschränkung</w:t>
            </w:r>
          </w:p>
        </w:tc>
      </w:tr>
      <w:tr w:rsidR="004B3874" w14:paraId="7A79EA44" w14:textId="77777777">
        <w:tc>
          <w:tcPr>
            <w:tcW w:w="2640" w:type="dxa"/>
          </w:tcPr>
          <w:p w14:paraId="6E5BBF68" w14:textId="77777777" w:rsidR="004B3874" w:rsidRDefault="00000000">
            <w:pPr>
              <w:pStyle w:val="Compact"/>
            </w:pPr>
            <w:r>
              <w:rPr>
                <w:rStyle w:val="VerbatimChar"/>
              </w:rPr>
              <w:t>permissions</w:t>
            </w:r>
          </w:p>
        </w:tc>
        <w:tc>
          <w:tcPr>
            <w:tcW w:w="2640" w:type="dxa"/>
          </w:tcPr>
          <w:p w14:paraId="50CAF503" w14:textId="77777777" w:rsidR="004B3874" w:rsidRDefault="00000000">
            <w:pPr>
              <w:pStyle w:val="Compact"/>
            </w:pPr>
            <w:r>
              <w:rPr>
                <w:rStyle w:val="VerbatimChar"/>
              </w:rPr>
              <w:t>array&lt;string&gt;</w:t>
            </w:r>
          </w:p>
        </w:tc>
        <w:tc>
          <w:tcPr>
            <w:tcW w:w="2640" w:type="dxa"/>
          </w:tcPr>
          <w:p w14:paraId="1526543A" w14:textId="77777777" w:rsidR="004B3874" w:rsidRDefault="00000000">
            <w:pPr>
              <w:pStyle w:val="Compact"/>
            </w:pPr>
            <w:r>
              <w:t>Zugeordnete Berechtigungsschlüssel</w:t>
            </w:r>
          </w:p>
        </w:tc>
      </w:tr>
      <w:tr w:rsidR="004B3874" w14:paraId="28A54060" w14:textId="77777777">
        <w:tc>
          <w:tcPr>
            <w:tcW w:w="2640" w:type="dxa"/>
          </w:tcPr>
          <w:p w14:paraId="321D318F" w14:textId="77777777" w:rsidR="004B3874" w:rsidRDefault="00000000">
            <w:pPr>
              <w:pStyle w:val="Compact"/>
            </w:pPr>
            <w:r>
              <w:rPr>
                <w:rStyle w:val="VerbatimChar"/>
              </w:rPr>
              <w:t>is_active</w:t>
            </w:r>
          </w:p>
        </w:tc>
        <w:tc>
          <w:tcPr>
            <w:tcW w:w="2640" w:type="dxa"/>
          </w:tcPr>
          <w:p w14:paraId="2503025C" w14:textId="77777777" w:rsidR="004B3874" w:rsidRDefault="00000000">
            <w:pPr>
              <w:pStyle w:val="Compact"/>
            </w:pPr>
            <w:r>
              <w:rPr>
                <w:rStyle w:val="VerbatimChar"/>
              </w:rPr>
              <w:t>boolean</w:t>
            </w:r>
          </w:p>
        </w:tc>
        <w:tc>
          <w:tcPr>
            <w:tcW w:w="2640" w:type="dxa"/>
          </w:tcPr>
          <w:p w14:paraId="7F7E3ADE" w14:textId="77777777" w:rsidR="004B3874" w:rsidRDefault="00000000">
            <w:pPr>
              <w:pStyle w:val="Compact"/>
            </w:pPr>
            <w:r>
              <w:t>Aktivierungsstatus</w:t>
            </w:r>
          </w:p>
        </w:tc>
      </w:tr>
      <w:tr w:rsidR="004B3874" w14:paraId="4C51DA2E" w14:textId="77777777">
        <w:tc>
          <w:tcPr>
            <w:tcW w:w="2640" w:type="dxa"/>
          </w:tcPr>
          <w:p w14:paraId="66A361BD" w14:textId="77777777" w:rsidR="004B3874" w:rsidRDefault="00000000">
            <w:pPr>
              <w:pStyle w:val="Compact"/>
            </w:pPr>
            <w:r>
              <w:rPr>
                <w:rStyle w:val="VerbatimChar"/>
              </w:rPr>
              <w:t>created_at</w:t>
            </w:r>
          </w:p>
        </w:tc>
        <w:tc>
          <w:tcPr>
            <w:tcW w:w="2640" w:type="dxa"/>
          </w:tcPr>
          <w:p w14:paraId="24E978B6" w14:textId="77777777" w:rsidR="004B3874" w:rsidRDefault="00000000">
            <w:pPr>
              <w:pStyle w:val="Compact"/>
            </w:pPr>
            <w:r>
              <w:rPr>
                <w:rStyle w:val="VerbatimChar"/>
              </w:rPr>
              <w:t>datetime string</w:t>
            </w:r>
          </w:p>
        </w:tc>
        <w:tc>
          <w:tcPr>
            <w:tcW w:w="2640" w:type="dxa"/>
          </w:tcPr>
          <w:p w14:paraId="2BC8AAEC" w14:textId="77777777" w:rsidR="004B3874" w:rsidRDefault="00000000">
            <w:pPr>
              <w:pStyle w:val="Compact"/>
            </w:pPr>
            <w:r>
              <w:t>Erstellzeitpunkt</w:t>
            </w:r>
          </w:p>
        </w:tc>
      </w:tr>
      <w:tr w:rsidR="004B3874" w14:paraId="555074D7" w14:textId="77777777">
        <w:tc>
          <w:tcPr>
            <w:tcW w:w="2640" w:type="dxa"/>
          </w:tcPr>
          <w:p w14:paraId="7B2BE442" w14:textId="77777777" w:rsidR="004B3874" w:rsidRDefault="00000000">
            <w:pPr>
              <w:pStyle w:val="Compact"/>
            </w:pPr>
            <w:r>
              <w:rPr>
                <w:rStyle w:val="VerbatimChar"/>
              </w:rPr>
              <w:t>updated_at</w:t>
            </w:r>
          </w:p>
        </w:tc>
        <w:tc>
          <w:tcPr>
            <w:tcW w:w="2640" w:type="dxa"/>
          </w:tcPr>
          <w:p w14:paraId="5DE0B81A" w14:textId="77777777" w:rsidR="004B3874" w:rsidRDefault="00000000">
            <w:pPr>
              <w:pStyle w:val="Compact"/>
            </w:pPr>
            <w:r>
              <w:rPr>
                <w:rStyle w:val="VerbatimChar"/>
              </w:rPr>
              <w:t>datetime string</w:t>
            </w:r>
          </w:p>
        </w:tc>
        <w:tc>
          <w:tcPr>
            <w:tcW w:w="2640" w:type="dxa"/>
          </w:tcPr>
          <w:p w14:paraId="1103AEAA" w14:textId="77777777" w:rsidR="004B3874" w:rsidRDefault="00000000">
            <w:pPr>
              <w:pStyle w:val="Compact"/>
            </w:pPr>
            <w:r>
              <w:t>Letzte Änderung</w:t>
            </w:r>
          </w:p>
        </w:tc>
      </w:tr>
    </w:tbl>
    <w:p w14:paraId="0A9F4815" w14:textId="77777777" w:rsidR="004B3874" w:rsidRDefault="00000000">
      <w:pPr>
        <w:pStyle w:val="berschrift3"/>
      </w:pPr>
      <w:bookmarkStart w:id="12" w:name="permission-audit"/>
      <w:bookmarkEnd w:id="11"/>
      <w:r>
        <w:t>4.2.2 Permission Audit</w:t>
      </w:r>
    </w:p>
    <w:p w14:paraId="1B9CF74B" w14:textId="77777777" w:rsidR="004B3874" w:rsidRPr="001268DF" w:rsidRDefault="00000000">
      <w:pPr>
        <w:pStyle w:val="FirstParagraph"/>
        <w:rPr>
          <w:lang w:val="de-DE"/>
        </w:rPr>
      </w:pPr>
      <w:r w:rsidRPr="001268DF">
        <w:rPr>
          <w:lang w:val="de-DE"/>
        </w:rPr>
        <w:t>Permission Audits dokumentieren Änderungen an Gruppen, Mitgliedschaften und Rechte-Overrides.</w:t>
      </w:r>
    </w:p>
    <w:tbl>
      <w:tblPr>
        <w:tblStyle w:val="Table"/>
        <w:tblW w:w="5000" w:type="pct"/>
        <w:tblLayout w:type="fixed"/>
        <w:tblLook w:val="0020" w:firstRow="1" w:lastRow="0" w:firstColumn="0" w:lastColumn="0" w:noHBand="0" w:noVBand="0"/>
      </w:tblPr>
      <w:tblGrid>
        <w:gridCol w:w="3208"/>
        <w:gridCol w:w="3207"/>
        <w:gridCol w:w="3207"/>
      </w:tblGrid>
      <w:tr w:rsidR="004B3874" w14:paraId="2B8B9D25"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C7AB6B" w14:textId="77777777" w:rsidR="004B3874" w:rsidRDefault="00000000">
            <w:pPr>
              <w:pStyle w:val="Compact"/>
            </w:pPr>
            <w:r>
              <w:t>Feld</w:t>
            </w:r>
          </w:p>
        </w:tc>
        <w:tc>
          <w:tcPr>
            <w:tcW w:w="2640" w:type="dxa"/>
          </w:tcPr>
          <w:p w14:paraId="5A082A65" w14:textId="77777777" w:rsidR="004B3874" w:rsidRDefault="00000000">
            <w:pPr>
              <w:pStyle w:val="Compact"/>
            </w:pPr>
            <w:r>
              <w:t>Datentyp</w:t>
            </w:r>
          </w:p>
        </w:tc>
        <w:tc>
          <w:tcPr>
            <w:tcW w:w="2640" w:type="dxa"/>
          </w:tcPr>
          <w:p w14:paraId="064F4EB8" w14:textId="77777777" w:rsidR="004B3874" w:rsidRDefault="00000000">
            <w:pPr>
              <w:pStyle w:val="Compact"/>
            </w:pPr>
            <w:r>
              <w:t>Kurzbeschreibung</w:t>
            </w:r>
          </w:p>
        </w:tc>
      </w:tr>
      <w:tr w:rsidR="004B3874" w14:paraId="055D2CB5" w14:textId="77777777">
        <w:tc>
          <w:tcPr>
            <w:tcW w:w="2640" w:type="dxa"/>
          </w:tcPr>
          <w:p w14:paraId="2618660A" w14:textId="77777777" w:rsidR="004B3874" w:rsidRDefault="00000000">
            <w:pPr>
              <w:pStyle w:val="Compact"/>
            </w:pPr>
            <w:r>
              <w:rPr>
                <w:rStyle w:val="VerbatimChar"/>
              </w:rPr>
              <w:t>_id</w:t>
            </w:r>
          </w:p>
        </w:tc>
        <w:tc>
          <w:tcPr>
            <w:tcW w:w="2640" w:type="dxa"/>
          </w:tcPr>
          <w:p w14:paraId="110F600F" w14:textId="77777777" w:rsidR="004B3874" w:rsidRDefault="00000000">
            <w:pPr>
              <w:pStyle w:val="Compact"/>
            </w:pPr>
            <w:r>
              <w:rPr>
                <w:rStyle w:val="VerbatimChar"/>
              </w:rPr>
              <w:t>ObjectId</w:t>
            </w:r>
          </w:p>
        </w:tc>
        <w:tc>
          <w:tcPr>
            <w:tcW w:w="2640" w:type="dxa"/>
          </w:tcPr>
          <w:p w14:paraId="15E4CB6F" w14:textId="77777777" w:rsidR="004B3874" w:rsidRDefault="00000000">
            <w:pPr>
              <w:pStyle w:val="Compact"/>
            </w:pPr>
            <w:r>
              <w:t>Eindeutige technische ID</w:t>
            </w:r>
          </w:p>
        </w:tc>
      </w:tr>
      <w:tr w:rsidR="004B3874" w14:paraId="6F3D23C5" w14:textId="77777777">
        <w:tc>
          <w:tcPr>
            <w:tcW w:w="2640" w:type="dxa"/>
          </w:tcPr>
          <w:p w14:paraId="6288C4E3" w14:textId="77777777" w:rsidR="004B3874" w:rsidRDefault="00000000">
            <w:pPr>
              <w:pStyle w:val="Compact"/>
            </w:pPr>
            <w:r>
              <w:rPr>
                <w:rStyle w:val="VerbatimChar"/>
              </w:rPr>
              <w:t>actor_user_id</w:t>
            </w:r>
          </w:p>
        </w:tc>
        <w:tc>
          <w:tcPr>
            <w:tcW w:w="2640" w:type="dxa"/>
          </w:tcPr>
          <w:p w14:paraId="33F62DF4" w14:textId="77777777" w:rsidR="004B3874" w:rsidRDefault="00000000">
            <w:pPr>
              <w:pStyle w:val="Compact"/>
            </w:pPr>
            <w:r>
              <w:rPr>
                <w:rStyle w:val="VerbatimChar"/>
              </w:rPr>
              <w:t>string</w:t>
            </w:r>
          </w:p>
        </w:tc>
        <w:tc>
          <w:tcPr>
            <w:tcW w:w="2640" w:type="dxa"/>
          </w:tcPr>
          <w:p w14:paraId="064DBC4A" w14:textId="77777777" w:rsidR="004B3874" w:rsidRDefault="00000000">
            <w:pPr>
              <w:pStyle w:val="Compact"/>
            </w:pPr>
            <w:r>
              <w:t>Auslösender Admin oder Systemnutzer</w:t>
            </w:r>
          </w:p>
        </w:tc>
      </w:tr>
      <w:tr w:rsidR="004B3874" w:rsidRPr="001268DF" w14:paraId="2F6F94C0" w14:textId="77777777">
        <w:tc>
          <w:tcPr>
            <w:tcW w:w="2640" w:type="dxa"/>
          </w:tcPr>
          <w:p w14:paraId="179221F2" w14:textId="77777777" w:rsidR="004B3874" w:rsidRDefault="00000000">
            <w:pPr>
              <w:pStyle w:val="Compact"/>
            </w:pPr>
            <w:r>
              <w:rPr>
                <w:rStyle w:val="VerbatimChar"/>
              </w:rPr>
              <w:t>target_user_id</w:t>
            </w:r>
          </w:p>
        </w:tc>
        <w:tc>
          <w:tcPr>
            <w:tcW w:w="2640" w:type="dxa"/>
          </w:tcPr>
          <w:p w14:paraId="5C2D119C" w14:textId="77777777" w:rsidR="004B3874" w:rsidRDefault="00000000">
            <w:pPr>
              <w:pStyle w:val="Compact"/>
            </w:pPr>
            <w:r>
              <w:rPr>
                <w:rStyle w:val="VerbatimChar"/>
              </w:rPr>
              <w:t>string</w:t>
            </w:r>
            <w:r>
              <w:t xml:space="preserve"> / </w:t>
            </w:r>
            <w:r>
              <w:rPr>
                <w:rStyle w:val="VerbatimChar"/>
              </w:rPr>
              <w:t>null</w:t>
            </w:r>
          </w:p>
        </w:tc>
        <w:tc>
          <w:tcPr>
            <w:tcW w:w="2640" w:type="dxa"/>
          </w:tcPr>
          <w:p w14:paraId="48097F90" w14:textId="77777777" w:rsidR="004B3874" w:rsidRPr="001268DF" w:rsidRDefault="00000000">
            <w:pPr>
              <w:pStyle w:val="Compact"/>
              <w:rPr>
                <w:lang w:val="de-DE"/>
              </w:rPr>
            </w:pPr>
            <w:r w:rsidRPr="001268DF">
              <w:rPr>
                <w:lang w:val="de-DE"/>
              </w:rPr>
              <w:t xml:space="preserve">Betroffener Nutzer bei </w:t>
            </w:r>
            <w:r w:rsidRPr="001268DF">
              <w:rPr>
                <w:lang w:val="de-DE"/>
              </w:rPr>
              <w:lastRenderedPageBreak/>
              <w:t>Mitgliedschafts- oder Override-Änderung</w:t>
            </w:r>
          </w:p>
        </w:tc>
      </w:tr>
      <w:tr w:rsidR="004B3874" w14:paraId="5C58E240" w14:textId="77777777">
        <w:tc>
          <w:tcPr>
            <w:tcW w:w="2640" w:type="dxa"/>
          </w:tcPr>
          <w:p w14:paraId="66AA50A1" w14:textId="77777777" w:rsidR="004B3874" w:rsidRDefault="00000000">
            <w:pPr>
              <w:pStyle w:val="Compact"/>
            </w:pPr>
            <w:r>
              <w:rPr>
                <w:rStyle w:val="VerbatimChar"/>
              </w:rPr>
              <w:lastRenderedPageBreak/>
              <w:t>group_id</w:t>
            </w:r>
          </w:p>
        </w:tc>
        <w:tc>
          <w:tcPr>
            <w:tcW w:w="2640" w:type="dxa"/>
          </w:tcPr>
          <w:p w14:paraId="2EE42A40" w14:textId="77777777" w:rsidR="004B3874" w:rsidRDefault="00000000">
            <w:pPr>
              <w:pStyle w:val="Compact"/>
            </w:pPr>
            <w:r>
              <w:rPr>
                <w:rStyle w:val="VerbatimChar"/>
              </w:rPr>
              <w:t>string</w:t>
            </w:r>
            <w:r>
              <w:t xml:space="preserve"> / </w:t>
            </w:r>
            <w:r>
              <w:rPr>
                <w:rStyle w:val="VerbatimChar"/>
              </w:rPr>
              <w:t>null</w:t>
            </w:r>
          </w:p>
        </w:tc>
        <w:tc>
          <w:tcPr>
            <w:tcW w:w="2640" w:type="dxa"/>
          </w:tcPr>
          <w:p w14:paraId="02359319" w14:textId="77777777" w:rsidR="004B3874" w:rsidRDefault="00000000">
            <w:pPr>
              <w:pStyle w:val="Compact"/>
            </w:pPr>
            <w:r>
              <w:t>Betroffene Gruppe</w:t>
            </w:r>
          </w:p>
        </w:tc>
      </w:tr>
      <w:tr w:rsidR="004B3874" w14:paraId="651908AE" w14:textId="77777777">
        <w:tc>
          <w:tcPr>
            <w:tcW w:w="2640" w:type="dxa"/>
          </w:tcPr>
          <w:p w14:paraId="58EC859F" w14:textId="77777777" w:rsidR="004B3874" w:rsidRDefault="00000000">
            <w:pPr>
              <w:pStyle w:val="Compact"/>
            </w:pPr>
            <w:r>
              <w:rPr>
                <w:rStyle w:val="VerbatimChar"/>
              </w:rPr>
              <w:t>action</w:t>
            </w:r>
          </w:p>
        </w:tc>
        <w:tc>
          <w:tcPr>
            <w:tcW w:w="2640" w:type="dxa"/>
          </w:tcPr>
          <w:p w14:paraId="04CF037A" w14:textId="77777777" w:rsidR="004B3874" w:rsidRDefault="00000000">
            <w:pPr>
              <w:pStyle w:val="Compact"/>
            </w:pPr>
            <w:r>
              <w:rPr>
                <w:rStyle w:val="VerbatimChar"/>
              </w:rPr>
              <w:t>enum</w:t>
            </w:r>
          </w:p>
        </w:tc>
        <w:tc>
          <w:tcPr>
            <w:tcW w:w="2640" w:type="dxa"/>
          </w:tcPr>
          <w:p w14:paraId="14C50337" w14:textId="77777777" w:rsidR="004B3874" w:rsidRDefault="00000000">
            <w:pPr>
              <w:pStyle w:val="Compact"/>
            </w:pPr>
            <w:r>
              <w:rPr>
                <w:rStyle w:val="VerbatimChar"/>
              </w:rPr>
              <w:t>group_created</w:t>
            </w:r>
            <w:r>
              <w:t xml:space="preserve">, </w:t>
            </w:r>
            <w:r>
              <w:rPr>
                <w:rStyle w:val="VerbatimChar"/>
              </w:rPr>
              <w:t>group_updated</w:t>
            </w:r>
            <w:r>
              <w:t xml:space="preserve">, </w:t>
            </w:r>
            <w:r>
              <w:rPr>
                <w:rStyle w:val="VerbatimChar"/>
              </w:rPr>
              <w:t>member_added</w:t>
            </w:r>
            <w:r>
              <w:t xml:space="preserve">, </w:t>
            </w:r>
            <w:r>
              <w:rPr>
                <w:rStyle w:val="VerbatimChar"/>
              </w:rPr>
              <w:t>member_removed</w:t>
            </w:r>
            <w:r>
              <w:t xml:space="preserve">, </w:t>
            </w:r>
            <w:r>
              <w:rPr>
                <w:rStyle w:val="VerbatimChar"/>
              </w:rPr>
              <w:t>override_changed</w:t>
            </w:r>
          </w:p>
        </w:tc>
      </w:tr>
      <w:tr w:rsidR="004B3874" w14:paraId="112DCF54" w14:textId="77777777">
        <w:tc>
          <w:tcPr>
            <w:tcW w:w="2640" w:type="dxa"/>
          </w:tcPr>
          <w:p w14:paraId="0C6EE1CB" w14:textId="77777777" w:rsidR="004B3874" w:rsidRDefault="00000000">
            <w:pPr>
              <w:pStyle w:val="Compact"/>
            </w:pPr>
            <w:r>
              <w:rPr>
                <w:rStyle w:val="VerbatimChar"/>
              </w:rPr>
              <w:t>before</w:t>
            </w:r>
          </w:p>
        </w:tc>
        <w:tc>
          <w:tcPr>
            <w:tcW w:w="2640" w:type="dxa"/>
          </w:tcPr>
          <w:p w14:paraId="14D8CF69" w14:textId="77777777" w:rsidR="004B3874" w:rsidRDefault="00000000">
            <w:pPr>
              <w:pStyle w:val="Compact"/>
            </w:pPr>
            <w:r>
              <w:rPr>
                <w:rStyle w:val="VerbatimChar"/>
              </w:rPr>
              <w:t>object</w:t>
            </w:r>
            <w:r>
              <w:t xml:space="preserve"> / </w:t>
            </w:r>
            <w:r>
              <w:rPr>
                <w:rStyle w:val="VerbatimChar"/>
              </w:rPr>
              <w:t>null</w:t>
            </w:r>
          </w:p>
        </w:tc>
        <w:tc>
          <w:tcPr>
            <w:tcW w:w="2640" w:type="dxa"/>
          </w:tcPr>
          <w:p w14:paraId="5C99BE7E" w14:textId="77777777" w:rsidR="004B3874" w:rsidRDefault="00000000">
            <w:pPr>
              <w:pStyle w:val="Compact"/>
            </w:pPr>
            <w:r>
              <w:t>Vorheriger Zustand</w:t>
            </w:r>
          </w:p>
        </w:tc>
      </w:tr>
      <w:tr w:rsidR="004B3874" w14:paraId="06AF7F7B" w14:textId="77777777">
        <w:tc>
          <w:tcPr>
            <w:tcW w:w="2640" w:type="dxa"/>
          </w:tcPr>
          <w:p w14:paraId="25777E0B" w14:textId="77777777" w:rsidR="004B3874" w:rsidRDefault="00000000">
            <w:pPr>
              <w:pStyle w:val="Compact"/>
            </w:pPr>
            <w:r>
              <w:rPr>
                <w:rStyle w:val="VerbatimChar"/>
              </w:rPr>
              <w:t>after</w:t>
            </w:r>
          </w:p>
        </w:tc>
        <w:tc>
          <w:tcPr>
            <w:tcW w:w="2640" w:type="dxa"/>
          </w:tcPr>
          <w:p w14:paraId="742B2C22" w14:textId="77777777" w:rsidR="004B3874" w:rsidRDefault="00000000">
            <w:pPr>
              <w:pStyle w:val="Compact"/>
            </w:pPr>
            <w:r>
              <w:rPr>
                <w:rStyle w:val="VerbatimChar"/>
              </w:rPr>
              <w:t>object</w:t>
            </w:r>
            <w:r>
              <w:t xml:space="preserve"> / </w:t>
            </w:r>
            <w:r>
              <w:rPr>
                <w:rStyle w:val="VerbatimChar"/>
              </w:rPr>
              <w:t>null</w:t>
            </w:r>
          </w:p>
        </w:tc>
        <w:tc>
          <w:tcPr>
            <w:tcW w:w="2640" w:type="dxa"/>
          </w:tcPr>
          <w:p w14:paraId="374900C6" w14:textId="77777777" w:rsidR="004B3874" w:rsidRDefault="00000000">
            <w:pPr>
              <w:pStyle w:val="Compact"/>
            </w:pPr>
            <w:r>
              <w:t>Neuer Zustand</w:t>
            </w:r>
          </w:p>
        </w:tc>
      </w:tr>
      <w:tr w:rsidR="004B3874" w14:paraId="1ACC1C89" w14:textId="77777777">
        <w:tc>
          <w:tcPr>
            <w:tcW w:w="2640" w:type="dxa"/>
          </w:tcPr>
          <w:p w14:paraId="15BA331B" w14:textId="77777777" w:rsidR="004B3874" w:rsidRDefault="00000000">
            <w:pPr>
              <w:pStyle w:val="Compact"/>
            </w:pPr>
            <w:r>
              <w:rPr>
                <w:rStyle w:val="VerbatimChar"/>
              </w:rPr>
              <w:t>created_at</w:t>
            </w:r>
          </w:p>
        </w:tc>
        <w:tc>
          <w:tcPr>
            <w:tcW w:w="2640" w:type="dxa"/>
          </w:tcPr>
          <w:p w14:paraId="234746BC" w14:textId="77777777" w:rsidR="004B3874" w:rsidRDefault="00000000">
            <w:pPr>
              <w:pStyle w:val="Compact"/>
            </w:pPr>
            <w:r>
              <w:rPr>
                <w:rStyle w:val="VerbatimChar"/>
              </w:rPr>
              <w:t>datetime string</w:t>
            </w:r>
          </w:p>
        </w:tc>
        <w:tc>
          <w:tcPr>
            <w:tcW w:w="2640" w:type="dxa"/>
          </w:tcPr>
          <w:p w14:paraId="00716F6B" w14:textId="77777777" w:rsidR="004B3874" w:rsidRDefault="00000000">
            <w:pPr>
              <w:pStyle w:val="Compact"/>
            </w:pPr>
            <w:r>
              <w:t>Änderungszeitpunkt</w:t>
            </w:r>
          </w:p>
        </w:tc>
      </w:tr>
    </w:tbl>
    <w:p w14:paraId="236F843F" w14:textId="77777777" w:rsidR="004B3874" w:rsidRDefault="00000000">
      <w:pPr>
        <w:pStyle w:val="berschrift3"/>
      </w:pPr>
      <w:bookmarkStart w:id="13" w:name="step"/>
      <w:bookmarkEnd w:id="12"/>
      <w:r>
        <w:t>4.3 Step</w:t>
      </w:r>
    </w:p>
    <w:p w14:paraId="08312704" w14:textId="77777777" w:rsidR="004B3874" w:rsidRPr="001268DF" w:rsidRDefault="00000000">
      <w:pPr>
        <w:pStyle w:val="FirstParagraph"/>
        <w:rPr>
          <w:lang w:val="de-DE"/>
        </w:rPr>
      </w:pPr>
      <w:r w:rsidRPr="001268DF">
        <w:rPr>
          <w:lang w:val="de-DE"/>
        </w:rPr>
        <w:t>Steps sind survey-spezifische Prozessbausteine. Sie modellieren Aufgaben, Entscheidungen, Uploads, Partnerauswahl, Meilensteine oder reine Anzeigen.</w:t>
      </w:r>
    </w:p>
    <w:tbl>
      <w:tblPr>
        <w:tblStyle w:val="Table"/>
        <w:tblW w:w="5000" w:type="pct"/>
        <w:tblLayout w:type="fixed"/>
        <w:tblLook w:val="0020" w:firstRow="1" w:lastRow="0" w:firstColumn="0" w:lastColumn="0" w:noHBand="0" w:noVBand="0"/>
      </w:tblPr>
      <w:tblGrid>
        <w:gridCol w:w="3208"/>
        <w:gridCol w:w="3207"/>
        <w:gridCol w:w="3207"/>
      </w:tblGrid>
      <w:tr w:rsidR="004B3874" w14:paraId="132C863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B2702C" w14:textId="77777777" w:rsidR="004B3874" w:rsidRDefault="00000000">
            <w:pPr>
              <w:pStyle w:val="Compact"/>
            </w:pPr>
            <w:r>
              <w:t>Feld</w:t>
            </w:r>
          </w:p>
        </w:tc>
        <w:tc>
          <w:tcPr>
            <w:tcW w:w="2640" w:type="dxa"/>
          </w:tcPr>
          <w:p w14:paraId="38863485" w14:textId="77777777" w:rsidR="004B3874" w:rsidRDefault="00000000">
            <w:pPr>
              <w:pStyle w:val="Compact"/>
            </w:pPr>
            <w:r>
              <w:t>Datentyp</w:t>
            </w:r>
          </w:p>
        </w:tc>
        <w:tc>
          <w:tcPr>
            <w:tcW w:w="2640" w:type="dxa"/>
          </w:tcPr>
          <w:p w14:paraId="0F999D19" w14:textId="77777777" w:rsidR="004B3874" w:rsidRDefault="00000000">
            <w:pPr>
              <w:pStyle w:val="Compact"/>
            </w:pPr>
            <w:r>
              <w:t>Kurzbeschreibung</w:t>
            </w:r>
          </w:p>
        </w:tc>
      </w:tr>
      <w:tr w:rsidR="004B3874" w:rsidRPr="001268DF" w14:paraId="7BF32DD7" w14:textId="77777777">
        <w:tc>
          <w:tcPr>
            <w:tcW w:w="2640" w:type="dxa"/>
          </w:tcPr>
          <w:p w14:paraId="2E251C42" w14:textId="77777777" w:rsidR="004B3874" w:rsidRDefault="00000000">
            <w:pPr>
              <w:pStyle w:val="Compact"/>
            </w:pPr>
            <w:r>
              <w:rPr>
                <w:rStyle w:val="VerbatimChar"/>
              </w:rPr>
              <w:t>_id</w:t>
            </w:r>
          </w:p>
        </w:tc>
        <w:tc>
          <w:tcPr>
            <w:tcW w:w="2640" w:type="dxa"/>
          </w:tcPr>
          <w:p w14:paraId="60B9DFA0" w14:textId="77777777" w:rsidR="004B3874" w:rsidRDefault="00000000">
            <w:pPr>
              <w:pStyle w:val="Compact"/>
            </w:pPr>
            <w:r>
              <w:rPr>
                <w:rStyle w:val="VerbatimChar"/>
              </w:rPr>
              <w:t>ObjectId</w:t>
            </w:r>
          </w:p>
        </w:tc>
        <w:tc>
          <w:tcPr>
            <w:tcW w:w="2640" w:type="dxa"/>
          </w:tcPr>
          <w:p w14:paraId="55C4DA2F" w14:textId="77777777" w:rsidR="004B3874" w:rsidRPr="001268DF" w:rsidRDefault="00000000">
            <w:pPr>
              <w:pStyle w:val="Compact"/>
              <w:rPr>
                <w:lang w:val="de-DE"/>
              </w:rPr>
            </w:pPr>
            <w:r w:rsidRPr="001268DF">
              <w:rPr>
                <w:lang w:val="de-DE"/>
              </w:rPr>
              <w:t>Eindeutige technische ID des Steps</w:t>
            </w:r>
          </w:p>
        </w:tc>
      </w:tr>
      <w:tr w:rsidR="004B3874" w14:paraId="4E8398A6" w14:textId="77777777">
        <w:tc>
          <w:tcPr>
            <w:tcW w:w="2640" w:type="dxa"/>
          </w:tcPr>
          <w:p w14:paraId="3B32791B" w14:textId="77777777" w:rsidR="004B3874" w:rsidRDefault="00000000">
            <w:pPr>
              <w:pStyle w:val="Compact"/>
            </w:pPr>
            <w:r>
              <w:rPr>
                <w:rStyle w:val="VerbatimChar"/>
              </w:rPr>
              <w:t>survey_id</w:t>
            </w:r>
          </w:p>
        </w:tc>
        <w:tc>
          <w:tcPr>
            <w:tcW w:w="2640" w:type="dxa"/>
          </w:tcPr>
          <w:p w14:paraId="1A5CDF25" w14:textId="77777777" w:rsidR="004B3874" w:rsidRDefault="00000000">
            <w:pPr>
              <w:pStyle w:val="Compact"/>
            </w:pPr>
            <w:r>
              <w:rPr>
                <w:rStyle w:val="VerbatimChar"/>
              </w:rPr>
              <w:t>string</w:t>
            </w:r>
          </w:p>
        </w:tc>
        <w:tc>
          <w:tcPr>
            <w:tcW w:w="2640" w:type="dxa"/>
          </w:tcPr>
          <w:p w14:paraId="77E95C37" w14:textId="77777777" w:rsidR="004B3874" w:rsidRDefault="00000000">
            <w:pPr>
              <w:pStyle w:val="Compact"/>
            </w:pPr>
            <w:r>
              <w:t>Zugehöriger Survey</w:t>
            </w:r>
          </w:p>
        </w:tc>
      </w:tr>
      <w:tr w:rsidR="004B3874" w14:paraId="6CF29BED" w14:textId="77777777">
        <w:tc>
          <w:tcPr>
            <w:tcW w:w="2640" w:type="dxa"/>
          </w:tcPr>
          <w:p w14:paraId="2983FD16" w14:textId="77777777" w:rsidR="004B3874" w:rsidRDefault="00000000">
            <w:pPr>
              <w:pStyle w:val="Compact"/>
            </w:pPr>
            <w:r>
              <w:rPr>
                <w:rStyle w:val="VerbatimChar"/>
              </w:rPr>
              <w:t>title</w:t>
            </w:r>
          </w:p>
        </w:tc>
        <w:tc>
          <w:tcPr>
            <w:tcW w:w="2640" w:type="dxa"/>
          </w:tcPr>
          <w:p w14:paraId="4790F43B" w14:textId="77777777" w:rsidR="004B3874" w:rsidRDefault="00000000">
            <w:pPr>
              <w:pStyle w:val="Compact"/>
            </w:pPr>
            <w:r>
              <w:rPr>
                <w:rStyle w:val="VerbatimChar"/>
              </w:rPr>
              <w:t>string</w:t>
            </w:r>
          </w:p>
        </w:tc>
        <w:tc>
          <w:tcPr>
            <w:tcW w:w="2640" w:type="dxa"/>
          </w:tcPr>
          <w:p w14:paraId="1EF660F7" w14:textId="77777777" w:rsidR="004B3874" w:rsidRDefault="00000000">
            <w:pPr>
              <w:pStyle w:val="Compact"/>
            </w:pPr>
            <w:r>
              <w:t>Anzeigename des Steps</w:t>
            </w:r>
          </w:p>
        </w:tc>
      </w:tr>
      <w:tr w:rsidR="004B3874" w14:paraId="36337E1B" w14:textId="77777777">
        <w:tc>
          <w:tcPr>
            <w:tcW w:w="2640" w:type="dxa"/>
          </w:tcPr>
          <w:p w14:paraId="3254B5C8" w14:textId="77777777" w:rsidR="004B3874" w:rsidRDefault="00000000">
            <w:pPr>
              <w:pStyle w:val="Compact"/>
            </w:pPr>
            <w:r>
              <w:rPr>
                <w:rStyle w:val="VerbatimChar"/>
              </w:rPr>
              <w:t>description</w:t>
            </w:r>
          </w:p>
        </w:tc>
        <w:tc>
          <w:tcPr>
            <w:tcW w:w="2640" w:type="dxa"/>
          </w:tcPr>
          <w:p w14:paraId="76CE75AC" w14:textId="77777777" w:rsidR="004B3874" w:rsidRDefault="00000000">
            <w:pPr>
              <w:pStyle w:val="Compact"/>
            </w:pPr>
            <w:r>
              <w:rPr>
                <w:rStyle w:val="VerbatimChar"/>
              </w:rPr>
              <w:t>string</w:t>
            </w:r>
          </w:p>
        </w:tc>
        <w:tc>
          <w:tcPr>
            <w:tcW w:w="2640" w:type="dxa"/>
          </w:tcPr>
          <w:p w14:paraId="69853447" w14:textId="77777777" w:rsidR="004B3874" w:rsidRDefault="00000000">
            <w:pPr>
              <w:pStyle w:val="Compact"/>
            </w:pPr>
            <w:r>
              <w:t>Fachliche Beschreibung oder Hilfetext</w:t>
            </w:r>
          </w:p>
        </w:tc>
      </w:tr>
      <w:tr w:rsidR="004B3874" w14:paraId="1891C20C" w14:textId="77777777">
        <w:tc>
          <w:tcPr>
            <w:tcW w:w="2640" w:type="dxa"/>
          </w:tcPr>
          <w:p w14:paraId="7079A460" w14:textId="77777777" w:rsidR="004B3874" w:rsidRDefault="00000000">
            <w:pPr>
              <w:pStyle w:val="Compact"/>
            </w:pPr>
            <w:r>
              <w:rPr>
                <w:rStyle w:val="VerbatimChar"/>
              </w:rPr>
              <w:t>order</w:t>
            </w:r>
          </w:p>
        </w:tc>
        <w:tc>
          <w:tcPr>
            <w:tcW w:w="2640" w:type="dxa"/>
          </w:tcPr>
          <w:p w14:paraId="05A3FD86" w14:textId="77777777" w:rsidR="004B3874" w:rsidRDefault="00000000">
            <w:pPr>
              <w:pStyle w:val="Compact"/>
            </w:pPr>
            <w:r>
              <w:rPr>
                <w:rStyle w:val="VerbatimChar"/>
              </w:rPr>
              <w:t>integer</w:t>
            </w:r>
          </w:p>
        </w:tc>
        <w:tc>
          <w:tcPr>
            <w:tcW w:w="2640" w:type="dxa"/>
          </w:tcPr>
          <w:p w14:paraId="7F41C0E3" w14:textId="77777777" w:rsidR="004B3874" w:rsidRDefault="00000000">
            <w:pPr>
              <w:pStyle w:val="Compact"/>
            </w:pPr>
            <w:r>
              <w:t>Reihenfolge innerhalb des Surveys</w:t>
            </w:r>
          </w:p>
        </w:tc>
      </w:tr>
      <w:tr w:rsidR="004B3874" w14:paraId="60593963" w14:textId="77777777">
        <w:tc>
          <w:tcPr>
            <w:tcW w:w="2640" w:type="dxa"/>
          </w:tcPr>
          <w:p w14:paraId="2ACE0A52" w14:textId="77777777" w:rsidR="004B3874" w:rsidRDefault="00000000">
            <w:pPr>
              <w:pStyle w:val="Compact"/>
            </w:pPr>
            <w:r>
              <w:rPr>
                <w:rStyle w:val="VerbatimChar"/>
              </w:rPr>
              <w:t>step_type</w:t>
            </w:r>
          </w:p>
        </w:tc>
        <w:tc>
          <w:tcPr>
            <w:tcW w:w="2640" w:type="dxa"/>
          </w:tcPr>
          <w:p w14:paraId="3D6EBBF6" w14:textId="77777777" w:rsidR="004B3874" w:rsidRDefault="00000000">
            <w:pPr>
              <w:pStyle w:val="Compact"/>
            </w:pPr>
            <w:r>
              <w:rPr>
                <w:rStyle w:val="VerbatimChar"/>
              </w:rPr>
              <w:t>enum</w:t>
            </w:r>
          </w:p>
        </w:tc>
        <w:tc>
          <w:tcPr>
            <w:tcW w:w="2640" w:type="dxa"/>
          </w:tcPr>
          <w:p w14:paraId="5C2DB3D7" w14:textId="77777777" w:rsidR="004B3874" w:rsidRDefault="00000000">
            <w:pPr>
              <w:pStyle w:val="Compact"/>
            </w:pPr>
            <w:r>
              <w:t xml:space="preserve">Typ: </w:t>
            </w:r>
            <w:r>
              <w:rPr>
                <w:rStyle w:val="VerbatimChar"/>
              </w:rPr>
              <w:t>form</w:t>
            </w:r>
            <w:r>
              <w:t xml:space="preserve">, </w:t>
            </w:r>
            <w:r>
              <w:rPr>
                <w:rStyle w:val="VerbatimChar"/>
              </w:rPr>
              <w:t>decision</w:t>
            </w:r>
            <w:r>
              <w:t xml:space="preserve">, </w:t>
            </w:r>
            <w:r>
              <w:rPr>
                <w:rStyle w:val="VerbatimChar"/>
              </w:rPr>
              <w:t>partner_selection</w:t>
            </w:r>
            <w:r>
              <w:t xml:space="preserve">, </w:t>
            </w:r>
            <w:r>
              <w:rPr>
                <w:rStyle w:val="VerbatimChar"/>
              </w:rPr>
              <w:t>partner_multiselection</w:t>
            </w:r>
            <w:r>
              <w:t xml:space="preserve">, </w:t>
            </w:r>
            <w:r>
              <w:rPr>
                <w:rStyle w:val="VerbatimChar"/>
              </w:rPr>
              <w:t>milestone</w:t>
            </w:r>
            <w:r>
              <w:t xml:space="preserve">, </w:t>
            </w:r>
            <w:r>
              <w:rPr>
                <w:rStyle w:val="VerbatimChar"/>
              </w:rPr>
              <w:t>display</w:t>
            </w:r>
          </w:p>
        </w:tc>
      </w:tr>
      <w:tr w:rsidR="004B3874" w14:paraId="1F67510C" w14:textId="77777777">
        <w:tc>
          <w:tcPr>
            <w:tcW w:w="2640" w:type="dxa"/>
          </w:tcPr>
          <w:p w14:paraId="59FB7596" w14:textId="77777777" w:rsidR="004B3874" w:rsidRDefault="00000000">
            <w:pPr>
              <w:pStyle w:val="Compact"/>
            </w:pPr>
            <w:r>
              <w:rPr>
                <w:rStyle w:val="VerbatimChar"/>
              </w:rPr>
              <w:t>fields</w:t>
            </w:r>
          </w:p>
        </w:tc>
        <w:tc>
          <w:tcPr>
            <w:tcW w:w="2640" w:type="dxa"/>
          </w:tcPr>
          <w:p w14:paraId="1EDAE78B" w14:textId="77777777" w:rsidR="004B3874" w:rsidRDefault="00000000">
            <w:pPr>
              <w:pStyle w:val="Compact"/>
            </w:pPr>
            <w:r>
              <w:rPr>
                <w:rStyle w:val="VerbatimChar"/>
              </w:rPr>
              <w:t>array&lt;object&gt;</w:t>
            </w:r>
          </w:p>
        </w:tc>
        <w:tc>
          <w:tcPr>
            <w:tcW w:w="2640" w:type="dxa"/>
          </w:tcPr>
          <w:p w14:paraId="4EF17020" w14:textId="77777777" w:rsidR="004B3874" w:rsidRDefault="00000000">
            <w:pPr>
              <w:pStyle w:val="Compact"/>
            </w:pPr>
            <w:r>
              <w:t>Formular-, Decision- oder Uploadfelder</w:t>
            </w:r>
          </w:p>
        </w:tc>
      </w:tr>
      <w:tr w:rsidR="004B3874" w:rsidRPr="001268DF" w14:paraId="62625327" w14:textId="77777777">
        <w:tc>
          <w:tcPr>
            <w:tcW w:w="2640" w:type="dxa"/>
          </w:tcPr>
          <w:p w14:paraId="599CEF88" w14:textId="77777777" w:rsidR="004B3874" w:rsidRDefault="00000000">
            <w:pPr>
              <w:pStyle w:val="Compact"/>
            </w:pPr>
            <w:r>
              <w:rPr>
                <w:rStyle w:val="VerbatimChar"/>
              </w:rPr>
              <w:t>conditions</w:t>
            </w:r>
          </w:p>
        </w:tc>
        <w:tc>
          <w:tcPr>
            <w:tcW w:w="2640" w:type="dxa"/>
          </w:tcPr>
          <w:p w14:paraId="749E1AC1" w14:textId="77777777" w:rsidR="004B3874" w:rsidRDefault="00000000">
            <w:pPr>
              <w:pStyle w:val="Compact"/>
            </w:pPr>
            <w:r>
              <w:rPr>
                <w:rStyle w:val="VerbatimChar"/>
              </w:rPr>
              <w:t>array&lt;object&gt;</w:t>
            </w:r>
          </w:p>
        </w:tc>
        <w:tc>
          <w:tcPr>
            <w:tcW w:w="2640" w:type="dxa"/>
          </w:tcPr>
          <w:p w14:paraId="707562F5" w14:textId="77777777" w:rsidR="004B3874" w:rsidRPr="001268DF" w:rsidRDefault="00000000">
            <w:pPr>
              <w:pStyle w:val="Compact"/>
              <w:rPr>
                <w:lang w:val="de-DE"/>
              </w:rPr>
            </w:pPr>
            <w:r w:rsidRPr="001268DF">
              <w:rPr>
                <w:lang w:val="de-DE"/>
              </w:rPr>
              <w:t>Sichtbarkeits-, Blockierungs- oder Auto-Complete-Regeln</w:t>
            </w:r>
          </w:p>
        </w:tc>
      </w:tr>
      <w:tr w:rsidR="004B3874" w:rsidRPr="001268DF" w14:paraId="6A071DD6" w14:textId="77777777">
        <w:tc>
          <w:tcPr>
            <w:tcW w:w="2640" w:type="dxa"/>
          </w:tcPr>
          <w:p w14:paraId="711CECA3" w14:textId="77777777" w:rsidR="004B3874" w:rsidRDefault="00000000">
            <w:pPr>
              <w:pStyle w:val="Compact"/>
            </w:pPr>
            <w:r>
              <w:rPr>
                <w:rStyle w:val="VerbatimChar"/>
              </w:rPr>
              <w:t>required_fields</w:t>
            </w:r>
          </w:p>
        </w:tc>
        <w:tc>
          <w:tcPr>
            <w:tcW w:w="2640" w:type="dxa"/>
          </w:tcPr>
          <w:p w14:paraId="7DAF1183" w14:textId="77777777" w:rsidR="004B3874" w:rsidRDefault="00000000">
            <w:pPr>
              <w:pStyle w:val="Compact"/>
            </w:pPr>
            <w:r>
              <w:rPr>
                <w:rStyle w:val="VerbatimChar"/>
              </w:rPr>
              <w:t>array&lt;string&gt;</w:t>
            </w:r>
          </w:p>
        </w:tc>
        <w:tc>
          <w:tcPr>
            <w:tcW w:w="2640" w:type="dxa"/>
          </w:tcPr>
          <w:p w14:paraId="403FC8CC" w14:textId="77777777" w:rsidR="004B3874" w:rsidRPr="001268DF" w:rsidRDefault="00000000">
            <w:pPr>
              <w:pStyle w:val="Compact"/>
              <w:rPr>
                <w:lang w:val="de-DE"/>
              </w:rPr>
            </w:pPr>
            <w:r w:rsidRPr="001268DF">
              <w:rPr>
                <w:lang w:val="de-DE"/>
              </w:rPr>
              <w:t>Pflichtfelder, die zur Fertigstellung nötig sind</w:t>
            </w:r>
          </w:p>
        </w:tc>
      </w:tr>
      <w:tr w:rsidR="004B3874" w14:paraId="33F169CB" w14:textId="77777777">
        <w:tc>
          <w:tcPr>
            <w:tcW w:w="2640" w:type="dxa"/>
          </w:tcPr>
          <w:p w14:paraId="2E1091E1" w14:textId="77777777" w:rsidR="004B3874" w:rsidRDefault="00000000">
            <w:pPr>
              <w:pStyle w:val="Compact"/>
            </w:pPr>
            <w:r>
              <w:rPr>
                <w:rStyle w:val="VerbatimChar"/>
              </w:rPr>
              <w:t>required_uploads</w:t>
            </w:r>
          </w:p>
        </w:tc>
        <w:tc>
          <w:tcPr>
            <w:tcW w:w="2640" w:type="dxa"/>
          </w:tcPr>
          <w:p w14:paraId="4CB9373C" w14:textId="77777777" w:rsidR="004B3874" w:rsidRDefault="00000000">
            <w:pPr>
              <w:pStyle w:val="Compact"/>
            </w:pPr>
            <w:r>
              <w:rPr>
                <w:rStyle w:val="VerbatimChar"/>
              </w:rPr>
              <w:t>array&lt;string&gt;</w:t>
            </w:r>
          </w:p>
        </w:tc>
        <w:tc>
          <w:tcPr>
            <w:tcW w:w="2640" w:type="dxa"/>
          </w:tcPr>
          <w:p w14:paraId="7888D21C" w14:textId="77777777" w:rsidR="004B3874" w:rsidRDefault="00000000">
            <w:pPr>
              <w:pStyle w:val="Compact"/>
            </w:pPr>
            <w:r>
              <w:t>Erforderliche Upload-Schlüssel</w:t>
            </w:r>
          </w:p>
        </w:tc>
      </w:tr>
      <w:tr w:rsidR="004B3874" w:rsidRPr="001268DF" w14:paraId="050125C5" w14:textId="77777777">
        <w:tc>
          <w:tcPr>
            <w:tcW w:w="2640" w:type="dxa"/>
          </w:tcPr>
          <w:p w14:paraId="4F7460B2" w14:textId="77777777" w:rsidR="004B3874" w:rsidRDefault="00000000">
            <w:pPr>
              <w:pStyle w:val="Compact"/>
            </w:pPr>
            <w:r>
              <w:rPr>
                <w:rStyle w:val="VerbatimChar"/>
              </w:rPr>
              <w:t>filter_tag</w:t>
            </w:r>
          </w:p>
        </w:tc>
        <w:tc>
          <w:tcPr>
            <w:tcW w:w="2640" w:type="dxa"/>
          </w:tcPr>
          <w:p w14:paraId="3EAE5F3C" w14:textId="77777777" w:rsidR="004B3874" w:rsidRDefault="00000000">
            <w:pPr>
              <w:pStyle w:val="Compact"/>
            </w:pPr>
            <w:r>
              <w:rPr>
                <w:rStyle w:val="VerbatimChar"/>
              </w:rPr>
              <w:t>string</w:t>
            </w:r>
            <w:r>
              <w:t xml:space="preserve"> / </w:t>
            </w:r>
            <w:r>
              <w:rPr>
                <w:rStyle w:val="VerbatimChar"/>
              </w:rPr>
              <w:t>null</w:t>
            </w:r>
          </w:p>
        </w:tc>
        <w:tc>
          <w:tcPr>
            <w:tcW w:w="2640" w:type="dxa"/>
          </w:tcPr>
          <w:p w14:paraId="42886114" w14:textId="77777777" w:rsidR="004B3874" w:rsidRPr="001268DF" w:rsidRDefault="00000000">
            <w:pPr>
              <w:pStyle w:val="Compact"/>
              <w:rPr>
                <w:lang w:val="de-DE"/>
              </w:rPr>
            </w:pPr>
            <w:r w:rsidRPr="001268DF">
              <w:rPr>
                <w:lang w:val="de-DE"/>
              </w:rPr>
              <w:t>Fachliches Tag für Partner-</w:t>
            </w:r>
            <w:r w:rsidRPr="001268DF">
              <w:rPr>
                <w:lang w:val="de-DE"/>
              </w:rPr>
              <w:lastRenderedPageBreak/>
              <w:t>Matching</w:t>
            </w:r>
          </w:p>
        </w:tc>
      </w:tr>
      <w:tr w:rsidR="004B3874" w14:paraId="684C0BDC" w14:textId="77777777">
        <w:tc>
          <w:tcPr>
            <w:tcW w:w="2640" w:type="dxa"/>
          </w:tcPr>
          <w:p w14:paraId="1812A074" w14:textId="77777777" w:rsidR="004B3874" w:rsidRDefault="00000000">
            <w:pPr>
              <w:pStyle w:val="Compact"/>
            </w:pPr>
            <w:r>
              <w:rPr>
                <w:rStyle w:val="VerbatimChar"/>
              </w:rPr>
              <w:lastRenderedPageBreak/>
              <w:t>duration_value</w:t>
            </w:r>
          </w:p>
        </w:tc>
        <w:tc>
          <w:tcPr>
            <w:tcW w:w="2640" w:type="dxa"/>
          </w:tcPr>
          <w:p w14:paraId="1DA24A39" w14:textId="77777777" w:rsidR="004B3874" w:rsidRDefault="00000000">
            <w:pPr>
              <w:pStyle w:val="Compact"/>
            </w:pPr>
            <w:r>
              <w:rPr>
                <w:rStyle w:val="VerbatimChar"/>
              </w:rPr>
              <w:t>integer</w:t>
            </w:r>
            <w:r>
              <w:t xml:space="preserve"> / </w:t>
            </w:r>
            <w:r>
              <w:rPr>
                <w:rStyle w:val="VerbatimChar"/>
              </w:rPr>
              <w:t>null</w:t>
            </w:r>
          </w:p>
        </w:tc>
        <w:tc>
          <w:tcPr>
            <w:tcW w:w="2640" w:type="dxa"/>
          </w:tcPr>
          <w:p w14:paraId="76063C81" w14:textId="77777777" w:rsidR="004B3874" w:rsidRDefault="00000000">
            <w:pPr>
              <w:pStyle w:val="Compact"/>
            </w:pPr>
            <w:r>
              <w:t>Dauerwert für ETA-Berechnung</w:t>
            </w:r>
          </w:p>
        </w:tc>
      </w:tr>
      <w:tr w:rsidR="004B3874" w:rsidRPr="001268DF" w14:paraId="569B0F26" w14:textId="77777777">
        <w:tc>
          <w:tcPr>
            <w:tcW w:w="2640" w:type="dxa"/>
          </w:tcPr>
          <w:p w14:paraId="486FDF72" w14:textId="77777777" w:rsidR="004B3874" w:rsidRDefault="00000000">
            <w:pPr>
              <w:pStyle w:val="Compact"/>
            </w:pPr>
            <w:r>
              <w:rPr>
                <w:rStyle w:val="VerbatimChar"/>
              </w:rPr>
              <w:t>duration_unit</w:t>
            </w:r>
          </w:p>
        </w:tc>
        <w:tc>
          <w:tcPr>
            <w:tcW w:w="2640" w:type="dxa"/>
          </w:tcPr>
          <w:p w14:paraId="06DC012B" w14:textId="77777777" w:rsidR="004B3874" w:rsidRDefault="00000000">
            <w:pPr>
              <w:pStyle w:val="Compact"/>
            </w:pPr>
            <w:r>
              <w:rPr>
                <w:rStyle w:val="VerbatimChar"/>
              </w:rPr>
              <w:t>enum</w:t>
            </w:r>
            <w:r>
              <w:t xml:space="preserve"> / </w:t>
            </w:r>
            <w:r>
              <w:rPr>
                <w:rStyle w:val="VerbatimChar"/>
              </w:rPr>
              <w:t>null</w:t>
            </w:r>
          </w:p>
        </w:tc>
        <w:tc>
          <w:tcPr>
            <w:tcW w:w="2640" w:type="dxa"/>
          </w:tcPr>
          <w:p w14:paraId="41257F8D" w14:textId="77777777" w:rsidR="004B3874" w:rsidRPr="001268DF" w:rsidRDefault="00000000">
            <w:pPr>
              <w:pStyle w:val="Compact"/>
              <w:rPr>
                <w:lang w:val="de-DE"/>
              </w:rPr>
            </w:pPr>
            <w:r w:rsidRPr="001268DF">
              <w:rPr>
                <w:lang w:val="de-DE"/>
              </w:rPr>
              <w:t>Einheit, z. B. Tage, Wochen oder Monate</w:t>
            </w:r>
          </w:p>
        </w:tc>
      </w:tr>
      <w:tr w:rsidR="004B3874" w14:paraId="6108DF54" w14:textId="77777777">
        <w:tc>
          <w:tcPr>
            <w:tcW w:w="2640" w:type="dxa"/>
          </w:tcPr>
          <w:p w14:paraId="15A11739" w14:textId="77777777" w:rsidR="004B3874" w:rsidRDefault="00000000">
            <w:pPr>
              <w:pStyle w:val="Compact"/>
            </w:pPr>
            <w:r>
              <w:rPr>
                <w:rStyle w:val="VerbatimChar"/>
              </w:rPr>
              <w:t>translations</w:t>
            </w:r>
          </w:p>
        </w:tc>
        <w:tc>
          <w:tcPr>
            <w:tcW w:w="2640" w:type="dxa"/>
          </w:tcPr>
          <w:p w14:paraId="6004A731" w14:textId="77777777" w:rsidR="004B3874" w:rsidRDefault="00000000">
            <w:pPr>
              <w:pStyle w:val="Compact"/>
            </w:pPr>
            <w:r>
              <w:rPr>
                <w:rStyle w:val="VerbatimChar"/>
              </w:rPr>
              <w:t>object</w:t>
            </w:r>
          </w:p>
        </w:tc>
        <w:tc>
          <w:tcPr>
            <w:tcW w:w="2640" w:type="dxa"/>
          </w:tcPr>
          <w:p w14:paraId="2D8EF990" w14:textId="77777777" w:rsidR="004B3874" w:rsidRDefault="00000000">
            <w:pPr>
              <w:pStyle w:val="Compact"/>
            </w:pPr>
            <w:r>
              <w:t>Übersetzungen für mehrsprachige Darstellung</w:t>
            </w:r>
          </w:p>
        </w:tc>
      </w:tr>
      <w:tr w:rsidR="004B3874" w14:paraId="3A4F8AB8" w14:textId="77777777">
        <w:tc>
          <w:tcPr>
            <w:tcW w:w="2640" w:type="dxa"/>
          </w:tcPr>
          <w:p w14:paraId="2C6C8770" w14:textId="77777777" w:rsidR="004B3874" w:rsidRDefault="00000000">
            <w:pPr>
              <w:pStyle w:val="Compact"/>
            </w:pPr>
            <w:r>
              <w:rPr>
                <w:rStyle w:val="VerbatimChar"/>
              </w:rPr>
              <w:t>is_active</w:t>
            </w:r>
          </w:p>
        </w:tc>
        <w:tc>
          <w:tcPr>
            <w:tcW w:w="2640" w:type="dxa"/>
          </w:tcPr>
          <w:p w14:paraId="5A949912" w14:textId="77777777" w:rsidR="004B3874" w:rsidRDefault="00000000">
            <w:pPr>
              <w:pStyle w:val="Compact"/>
            </w:pPr>
            <w:r>
              <w:rPr>
                <w:rStyle w:val="VerbatimChar"/>
              </w:rPr>
              <w:t>boolean</w:t>
            </w:r>
          </w:p>
        </w:tc>
        <w:tc>
          <w:tcPr>
            <w:tcW w:w="2640" w:type="dxa"/>
          </w:tcPr>
          <w:p w14:paraId="11C12906" w14:textId="77777777" w:rsidR="004B3874" w:rsidRDefault="00000000">
            <w:pPr>
              <w:pStyle w:val="Compact"/>
            </w:pPr>
            <w:r>
              <w:t>Aktivierungsstatus</w:t>
            </w:r>
          </w:p>
        </w:tc>
      </w:tr>
    </w:tbl>
    <w:p w14:paraId="18898FE2" w14:textId="77777777" w:rsidR="004B3874" w:rsidRDefault="00000000">
      <w:pPr>
        <w:pStyle w:val="berschrift3"/>
      </w:pPr>
      <w:bookmarkStart w:id="14" w:name="user-progress"/>
      <w:bookmarkEnd w:id="13"/>
      <w:r>
        <w:t>4.4 User Progress</w:t>
      </w:r>
    </w:p>
    <w:p w14:paraId="70619F2D" w14:textId="77777777" w:rsidR="004B3874" w:rsidRPr="001268DF" w:rsidRDefault="00000000">
      <w:pPr>
        <w:pStyle w:val="FirstParagraph"/>
        <w:rPr>
          <w:lang w:val="de-DE"/>
        </w:rPr>
      </w:pPr>
      <w:r w:rsidRPr="001268DF">
        <w:rPr>
          <w:lang w:val="de-DE"/>
        </w:rPr>
        <w:t>Progress verbindet Nutzer, Survey und Step. Er ist die zentrale Statusquelle der Journey.</w:t>
      </w:r>
    </w:p>
    <w:tbl>
      <w:tblPr>
        <w:tblStyle w:val="Table"/>
        <w:tblW w:w="5000" w:type="pct"/>
        <w:tblLayout w:type="fixed"/>
        <w:tblLook w:val="0020" w:firstRow="1" w:lastRow="0" w:firstColumn="0" w:lastColumn="0" w:noHBand="0" w:noVBand="0"/>
      </w:tblPr>
      <w:tblGrid>
        <w:gridCol w:w="3208"/>
        <w:gridCol w:w="3207"/>
        <w:gridCol w:w="3207"/>
      </w:tblGrid>
      <w:tr w:rsidR="004B3874" w14:paraId="781D0947"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246586" w14:textId="77777777" w:rsidR="004B3874" w:rsidRDefault="00000000">
            <w:pPr>
              <w:pStyle w:val="Compact"/>
            </w:pPr>
            <w:r>
              <w:t>Feld</w:t>
            </w:r>
          </w:p>
        </w:tc>
        <w:tc>
          <w:tcPr>
            <w:tcW w:w="2640" w:type="dxa"/>
          </w:tcPr>
          <w:p w14:paraId="4B57C056" w14:textId="77777777" w:rsidR="004B3874" w:rsidRDefault="00000000">
            <w:pPr>
              <w:pStyle w:val="Compact"/>
            </w:pPr>
            <w:r>
              <w:t>Datentyp</w:t>
            </w:r>
          </w:p>
        </w:tc>
        <w:tc>
          <w:tcPr>
            <w:tcW w:w="2640" w:type="dxa"/>
          </w:tcPr>
          <w:p w14:paraId="007A8A6C" w14:textId="77777777" w:rsidR="004B3874" w:rsidRDefault="00000000">
            <w:pPr>
              <w:pStyle w:val="Compact"/>
            </w:pPr>
            <w:r>
              <w:t>Kurzbeschreibung</w:t>
            </w:r>
          </w:p>
        </w:tc>
      </w:tr>
      <w:tr w:rsidR="004B3874" w:rsidRPr="001268DF" w14:paraId="379FCFD9" w14:textId="77777777">
        <w:tc>
          <w:tcPr>
            <w:tcW w:w="2640" w:type="dxa"/>
          </w:tcPr>
          <w:p w14:paraId="0CF9E3E8" w14:textId="77777777" w:rsidR="004B3874" w:rsidRDefault="00000000">
            <w:pPr>
              <w:pStyle w:val="Compact"/>
            </w:pPr>
            <w:r>
              <w:rPr>
                <w:rStyle w:val="VerbatimChar"/>
              </w:rPr>
              <w:t>_id</w:t>
            </w:r>
          </w:p>
        </w:tc>
        <w:tc>
          <w:tcPr>
            <w:tcW w:w="2640" w:type="dxa"/>
          </w:tcPr>
          <w:p w14:paraId="69A8E4B7" w14:textId="77777777" w:rsidR="004B3874" w:rsidRDefault="00000000">
            <w:pPr>
              <w:pStyle w:val="Compact"/>
            </w:pPr>
            <w:r>
              <w:rPr>
                <w:rStyle w:val="VerbatimChar"/>
              </w:rPr>
              <w:t>ObjectId</w:t>
            </w:r>
          </w:p>
        </w:tc>
        <w:tc>
          <w:tcPr>
            <w:tcW w:w="2640" w:type="dxa"/>
          </w:tcPr>
          <w:p w14:paraId="0F5B2B7B" w14:textId="77777777" w:rsidR="004B3874" w:rsidRPr="001268DF" w:rsidRDefault="00000000">
            <w:pPr>
              <w:pStyle w:val="Compact"/>
              <w:rPr>
                <w:lang w:val="de-DE"/>
              </w:rPr>
            </w:pPr>
            <w:r w:rsidRPr="001268DF">
              <w:rPr>
                <w:lang w:val="de-DE"/>
              </w:rPr>
              <w:t>Eindeutige technische ID des Progress-Eintrags</w:t>
            </w:r>
          </w:p>
        </w:tc>
      </w:tr>
      <w:tr w:rsidR="004B3874" w14:paraId="753D647E" w14:textId="77777777">
        <w:tc>
          <w:tcPr>
            <w:tcW w:w="2640" w:type="dxa"/>
          </w:tcPr>
          <w:p w14:paraId="08F57A39" w14:textId="77777777" w:rsidR="004B3874" w:rsidRDefault="00000000">
            <w:pPr>
              <w:pStyle w:val="Compact"/>
            </w:pPr>
            <w:r>
              <w:rPr>
                <w:rStyle w:val="VerbatimChar"/>
              </w:rPr>
              <w:t>user_id</w:t>
            </w:r>
          </w:p>
        </w:tc>
        <w:tc>
          <w:tcPr>
            <w:tcW w:w="2640" w:type="dxa"/>
          </w:tcPr>
          <w:p w14:paraId="4C5E8DA3" w14:textId="77777777" w:rsidR="004B3874" w:rsidRDefault="00000000">
            <w:pPr>
              <w:pStyle w:val="Compact"/>
            </w:pPr>
            <w:r>
              <w:rPr>
                <w:rStyle w:val="VerbatimChar"/>
              </w:rPr>
              <w:t>string</w:t>
            </w:r>
          </w:p>
        </w:tc>
        <w:tc>
          <w:tcPr>
            <w:tcW w:w="2640" w:type="dxa"/>
          </w:tcPr>
          <w:p w14:paraId="626C7124" w14:textId="77777777" w:rsidR="004B3874" w:rsidRDefault="00000000">
            <w:pPr>
              <w:pStyle w:val="Compact"/>
            </w:pPr>
            <w:r>
              <w:t>Zugehöriger Nutzer</w:t>
            </w:r>
          </w:p>
        </w:tc>
      </w:tr>
      <w:tr w:rsidR="004B3874" w14:paraId="566B9B5D" w14:textId="77777777">
        <w:tc>
          <w:tcPr>
            <w:tcW w:w="2640" w:type="dxa"/>
          </w:tcPr>
          <w:p w14:paraId="4F451DA0" w14:textId="77777777" w:rsidR="004B3874" w:rsidRDefault="00000000">
            <w:pPr>
              <w:pStyle w:val="Compact"/>
            </w:pPr>
            <w:r>
              <w:rPr>
                <w:rStyle w:val="VerbatimChar"/>
              </w:rPr>
              <w:t>step_id</w:t>
            </w:r>
          </w:p>
        </w:tc>
        <w:tc>
          <w:tcPr>
            <w:tcW w:w="2640" w:type="dxa"/>
          </w:tcPr>
          <w:p w14:paraId="298E53AD" w14:textId="77777777" w:rsidR="004B3874" w:rsidRDefault="00000000">
            <w:pPr>
              <w:pStyle w:val="Compact"/>
            </w:pPr>
            <w:r>
              <w:rPr>
                <w:rStyle w:val="VerbatimChar"/>
              </w:rPr>
              <w:t>string</w:t>
            </w:r>
          </w:p>
        </w:tc>
        <w:tc>
          <w:tcPr>
            <w:tcW w:w="2640" w:type="dxa"/>
          </w:tcPr>
          <w:p w14:paraId="542CD170" w14:textId="77777777" w:rsidR="004B3874" w:rsidRDefault="00000000">
            <w:pPr>
              <w:pStyle w:val="Compact"/>
            </w:pPr>
            <w:r>
              <w:t>Zugehöriger Step</w:t>
            </w:r>
          </w:p>
        </w:tc>
      </w:tr>
      <w:tr w:rsidR="004B3874" w14:paraId="688B9915" w14:textId="77777777">
        <w:tc>
          <w:tcPr>
            <w:tcW w:w="2640" w:type="dxa"/>
          </w:tcPr>
          <w:p w14:paraId="79342B47" w14:textId="77777777" w:rsidR="004B3874" w:rsidRDefault="00000000">
            <w:pPr>
              <w:pStyle w:val="Compact"/>
            </w:pPr>
            <w:r>
              <w:rPr>
                <w:rStyle w:val="VerbatimChar"/>
              </w:rPr>
              <w:t>survey_id</w:t>
            </w:r>
          </w:p>
        </w:tc>
        <w:tc>
          <w:tcPr>
            <w:tcW w:w="2640" w:type="dxa"/>
          </w:tcPr>
          <w:p w14:paraId="616D4398" w14:textId="77777777" w:rsidR="004B3874" w:rsidRDefault="00000000">
            <w:pPr>
              <w:pStyle w:val="Compact"/>
            </w:pPr>
            <w:r>
              <w:rPr>
                <w:rStyle w:val="VerbatimChar"/>
              </w:rPr>
              <w:t>string</w:t>
            </w:r>
          </w:p>
        </w:tc>
        <w:tc>
          <w:tcPr>
            <w:tcW w:w="2640" w:type="dxa"/>
          </w:tcPr>
          <w:p w14:paraId="37C7015A" w14:textId="77777777" w:rsidR="004B3874" w:rsidRDefault="00000000">
            <w:pPr>
              <w:pStyle w:val="Compact"/>
            </w:pPr>
            <w:r>
              <w:t>Zugehöriger Survey</w:t>
            </w:r>
          </w:p>
        </w:tc>
      </w:tr>
      <w:tr w:rsidR="004B3874" w:rsidRPr="001268DF" w14:paraId="1975074B" w14:textId="77777777">
        <w:tc>
          <w:tcPr>
            <w:tcW w:w="2640" w:type="dxa"/>
          </w:tcPr>
          <w:p w14:paraId="4E7CAE18" w14:textId="77777777" w:rsidR="004B3874" w:rsidRDefault="00000000">
            <w:pPr>
              <w:pStyle w:val="Compact"/>
            </w:pPr>
            <w:r>
              <w:rPr>
                <w:rStyle w:val="VerbatimChar"/>
              </w:rPr>
              <w:t>step_order</w:t>
            </w:r>
          </w:p>
        </w:tc>
        <w:tc>
          <w:tcPr>
            <w:tcW w:w="2640" w:type="dxa"/>
          </w:tcPr>
          <w:p w14:paraId="202FA50A" w14:textId="77777777" w:rsidR="004B3874" w:rsidRDefault="00000000">
            <w:pPr>
              <w:pStyle w:val="Compact"/>
            </w:pPr>
            <w:r>
              <w:rPr>
                <w:rStyle w:val="VerbatimChar"/>
              </w:rPr>
              <w:t>integer</w:t>
            </w:r>
          </w:p>
        </w:tc>
        <w:tc>
          <w:tcPr>
            <w:tcW w:w="2640" w:type="dxa"/>
          </w:tcPr>
          <w:p w14:paraId="5EDB2DB3" w14:textId="77777777" w:rsidR="004B3874" w:rsidRPr="001268DF" w:rsidRDefault="00000000">
            <w:pPr>
              <w:pStyle w:val="Compact"/>
              <w:rPr>
                <w:lang w:val="de-DE"/>
              </w:rPr>
            </w:pPr>
            <w:r w:rsidRPr="001268DF">
              <w:rPr>
                <w:lang w:val="de-DE"/>
              </w:rPr>
              <w:t>Step-Reihenfolge als schnelle Filter- und Anzeigehilfe</w:t>
            </w:r>
          </w:p>
        </w:tc>
      </w:tr>
      <w:tr w:rsidR="004B3874" w14:paraId="76EA66F3" w14:textId="77777777">
        <w:tc>
          <w:tcPr>
            <w:tcW w:w="2640" w:type="dxa"/>
          </w:tcPr>
          <w:p w14:paraId="39A584DD" w14:textId="77777777" w:rsidR="004B3874" w:rsidRDefault="00000000">
            <w:pPr>
              <w:pStyle w:val="Compact"/>
            </w:pPr>
            <w:r>
              <w:rPr>
                <w:rStyle w:val="VerbatimChar"/>
              </w:rPr>
              <w:t>status</w:t>
            </w:r>
          </w:p>
        </w:tc>
        <w:tc>
          <w:tcPr>
            <w:tcW w:w="2640" w:type="dxa"/>
          </w:tcPr>
          <w:p w14:paraId="1DE6EA1B" w14:textId="77777777" w:rsidR="004B3874" w:rsidRDefault="00000000">
            <w:pPr>
              <w:pStyle w:val="Compact"/>
            </w:pPr>
            <w:r>
              <w:rPr>
                <w:rStyle w:val="VerbatimChar"/>
              </w:rPr>
              <w:t>enum</w:t>
            </w:r>
          </w:p>
        </w:tc>
        <w:tc>
          <w:tcPr>
            <w:tcW w:w="2640" w:type="dxa"/>
          </w:tcPr>
          <w:p w14:paraId="3EAFBCCA" w14:textId="77777777" w:rsidR="004B3874" w:rsidRDefault="00000000">
            <w:pPr>
              <w:pStyle w:val="Compact"/>
            </w:pPr>
            <w:r>
              <w:t xml:space="preserve">Status, z. B. </w:t>
            </w:r>
            <w:r>
              <w:rPr>
                <w:rStyle w:val="VerbatimChar"/>
              </w:rPr>
              <w:t>pending</w:t>
            </w:r>
            <w:r>
              <w:t xml:space="preserve">, </w:t>
            </w:r>
            <w:r>
              <w:rPr>
                <w:rStyle w:val="VerbatimChar"/>
              </w:rPr>
              <w:t>in_progress</w:t>
            </w:r>
            <w:r>
              <w:t xml:space="preserve">, </w:t>
            </w:r>
            <w:r>
              <w:rPr>
                <w:rStyle w:val="VerbatimChar"/>
              </w:rPr>
              <w:t>completed</w:t>
            </w:r>
          </w:p>
        </w:tc>
      </w:tr>
      <w:tr w:rsidR="004B3874" w:rsidRPr="001268DF" w14:paraId="56F03D17" w14:textId="77777777">
        <w:tc>
          <w:tcPr>
            <w:tcW w:w="2640" w:type="dxa"/>
          </w:tcPr>
          <w:p w14:paraId="197C62C1" w14:textId="77777777" w:rsidR="004B3874" w:rsidRDefault="00000000">
            <w:pPr>
              <w:pStyle w:val="Compact"/>
            </w:pPr>
            <w:r>
              <w:rPr>
                <w:rStyle w:val="VerbatimChar"/>
              </w:rPr>
              <w:t>data</w:t>
            </w:r>
          </w:p>
        </w:tc>
        <w:tc>
          <w:tcPr>
            <w:tcW w:w="2640" w:type="dxa"/>
          </w:tcPr>
          <w:p w14:paraId="53E53DEF" w14:textId="77777777" w:rsidR="004B3874" w:rsidRDefault="00000000">
            <w:pPr>
              <w:pStyle w:val="Compact"/>
            </w:pPr>
            <w:r>
              <w:rPr>
                <w:rStyle w:val="VerbatimChar"/>
              </w:rPr>
              <w:t>object</w:t>
            </w:r>
          </w:p>
        </w:tc>
        <w:tc>
          <w:tcPr>
            <w:tcW w:w="2640" w:type="dxa"/>
          </w:tcPr>
          <w:p w14:paraId="1C85E007" w14:textId="77777777" w:rsidR="004B3874" w:rsidRPr="001268DF" w:rsidRDefault="00000000">
            <w:pPr>
              <w:pStyle w:val="Compact"/>
              <w:rPr>
                <w:lang w:val="de-DE"/>
              </w:rPr>
            </w:pPr>
            <w:r w:rsidRPr="001268DF">
              <w:rPr>
                <w:lang w:val="de-DE"/>
              </w:rPr>
              <w:t>Erfasste Formular-, Decision- oder Partnerdaten</w:t>
            </w:r>
          </w:p>
        </w:tc>
      </w:tr>
      <w:tr w:rsidR="004B3874" w14:paraId="3E26E0F3" w14:textId="77777777">
        <w:tc>
          <w:tcPr>
            <w:tcW w:w="2640" w:type="dxa"/>
          </w:tcPr>
          <w:p w14:paraId="59647F4F" w14:textId="77777777" w:rsidR="004B3874" w:rsidRDefault="00000000">
            <w:pPr>
              <w:pStyle w:val="Compact"/>
            </w:pPr>
            <w:r>
              <w:rPr>
                <w:rStyle w:val="VerbatimChar"/>
              </w:rPr>
              <w:t>files</w:t>
            </w:r>
          </w:p>
        </w:tc>
        <w:tc>
          <w:tcPr>
            <w:tcW w:w="2640" w:type="dxa"/>
          </w:tcPr>
          <w:p w14:paraId="7F74DF60" w14:textId="77777777" w:rsidR="004B3874" w:rsidRDefault="00000000">
            <w:pPr>
              <w:pStyle w:val="Compact"/>
            </w:pPr>
            <w:r>
              <w:rPr>
                <w:rStyle w:val="VerbatimChar"/>
              </w:rPr>
              <w:t>array&lt;object&gt;</w:t>
            </w:r>
          </w:p>
        </w:tc>
        <w:tc>
          <w:tcPr>
            <w:tcW w:w="2640" w:type="dxa"/>
          </w:tcPr>
          <w:p w14:paraId="41AA525F" w14:textId="77777777" w:rsidR="004B3874" w:rsidRDefault="00000000">
            <w:pPr>
              <w:pStyle w:val="Compact"/>
            </w:pPr>
            <w:r>
              <w:t>Zugeordnete Upload-Metadaten</w:t>
            </w:r>
          </w:p>
        </w:tc>
      </w:tr>
      <w:tr w:rsidR="004B3874" w14:paraId="5F9F4912" w14:textId="77777777">
        <w:tc>
          <w:tcPr>
            <w:tcW w:w="2640" w:type="dxa"/>
          </w:tcPr>
          <w:p w14:paraId="7490AD54" w14:textId="77777777" w:rsidR="004B3874" w:rsidRDefault="00000000">
            <w:pPr>
              <w:pStyle w:val="Compact"/>
            </w:pPr>
            <w:r>
              <w:rPr>
                <w:rStyle w:val="VerbatimChar"/>
              </w:rPr>
              <w:t>completed_at</w:t>
            </w:r>
          </w:p>
        </w:tc>
        <w:tc>
          <w:tcPr>
            <w:tcW w:w="2640" w:type="dxa"/>
          </w:tcPr>
          <w:p w14:paraId="6D5674A9" w14:textId="77777777" w:rsidR="004B3874" w:rsidRDefault="00000000">
            <w:pPr>
              <w:pStyle w:val="Compact"/>
            </w:pPr>
            <w:r>
              <w:rPr>
                <w:rStyle w:val="VerbatimChar"/>
              </w:rPr>
              <w:t>datetime string</w:t>
            </w:r>
            <w:r>
              <w:t xml:space="preserve"> / </w:t>
            </w:r>
            <w:r>
              <w:rPr>
                <w:rStyle w:val="VerbatimChar"/>
              </w:rPr>
              <w:t>null</w:t>
            </w:r>
          </w:p>
        </w:tc>
        <w:tc>
          <w:tcPr>
            <w:tcW w:w="2640" w:type="dxa"/>
          </w:tcPr>
          <w:p w14:paraId="28C66F0F" w14:textId="77777777" w:rsidR="004B3874" w:rsidRDefault="00000000">
            <w:pPr>
              <w:pStyle w:val="Compact"/>
            </w:pPr>
            <w:r>
              <w:t>Abschlusszeitpunkt</w:t>
            </w:r>
          </w:p>
        </w:tc>
      </w:tr>
      <w:tr w:rsidR="004B3874" w14:paraId="4904F58E" w14:textId="77777777">
        <w:tc>
          <w:tcPr>
            <w:tcW w:w="2640" w:type="dxa"/>
          </w:tcPr>
          <w:p w14:paraId="7CC32156" w14:textId="77777777" w:rsidR="004B3874" w:rsidRDefault="00000000">
            <w:pPr>
              <w:pStyle w:val="Compact"/>
            </w:pPr>
            <w:r>
              <w:rPr>
                <w:rStyle w:val="VerbatimChar"/>
              </w:rPr>
              <w:t>created_at</w:t>
            </w:r>
          </w:p>
        </w:tc>
        <w:tc>
          <w:tcPr>
            <w:tcW w:w="2640" w:type="dxa"/>
          </w:tcPr>
          <w:p w14:paraId="64E2CC5D" w14:textId="77777777" w:rsidR="004B3874" w:rsidRDefault="00000000">
            <w:pPr>
              <w:pStyle w:val="Compact"/>
            </w:pPr>
            <w:r>
              <w:rPr>
                <w:rStyle w:val="VerbatimChar"/>
              </w:rPr>
              <w:t>datetime string</w:t>
            </w:r>
          </w:p>
        </w:tc>
        <w:tc>
          <w:tcPr>
            <w:tcW w:w="2640" w:type="dxa"/>
          </w:tcPr>
          <w:p w14:paraId="6BC6E9D1" w14:textId="77777777" w:rsidR="004B3874" w:rsidRDefault="00000000">
            <w:pPr>
              <w:pStyle w:val="Compact"/>
            </w:pPr>
            <w:r>
              <w:t>Erstellzeitpunkt</w:t>
            </w:r>
          </w:p>
        </w:tc>
      </w:tr>
      <w:tr w:rsidR="004B3874" w14:paraId="44D74D4C" w14:textId="77777777">
        <w:tc>
          <w:tcPr>
            <w:tcW w:w="2640" w:type="dxa"/>
          </w:tcPr>
          <w:p w14:paraId="5E4D2186" w14:textId="77777777" w:rsidR="004B3874" w:rsidRDefault="00000000">
            <w:pPr>
              <w:pStyle w:val="Compact"/>
            </w:pPr>
            <w:r>
              <w:rPr>
                <w:rStyle w:val="VerbatimChar"/>
              </w:rPr>
              <w:t>updated_at</w:t>
            </w:r>
          </w:p>
        </w:tc>
        <w:tc>
          <w:tcPr>
            <w:tcW w:w="2640" w:type="dxa"/>
          </w:tcPr>
          <w:p w14:paraId="500C02D2" w14:textId="77777777" w:rsidR="004B3874" w:rsidRDefault="00000000">
            <w:pPr>
              <w:pStyle w:val="Compact"/>
            </w:pPr>
            <w:r>
              <w:rPr>
                <w:rStyle w:val="VerbatimChar"/>
              </w:rPr>
              <w:t>datetime string</w:t>
            </w:r>
          </w:p>
        </w:tc>
        <w:tc>
          <w:tcPr>
            <w:tcW w:w="2640" w:type="dxa"/>
          </w:tcPr>
          <w:p w14:paraId="77D516C4" w14:textId="77777777" w:rsidR="004B3874" w:rsidRDefault="00000000">
            <w:pPr>
              <w:pStyle w:val="Compact"/>
            </w:pPr>
            <w:r>
              <w:t>Letzte Änderung</w:t>
            </w:r>
          </w:p>
        </w:tc>
      </w:tr>
    </w:tbl>
    <w:p w14:paraId="12BD2C43" w14:textId="77777777" w:rsidR="004B3874" w:rsidRDefault="00000000">
      <w:pPr>
        <w:pStyle w:val="berschrift3"/>
      </w:pPr>
      <w:bookmarkStart w:id="15" w:name="partner-submission"/>
      <w:bookmarkEnd w:id="14"/>
      <w:r>
        <w:t>4.5 Partner Submission</w:t>
      </w:r>
    </w:p>
    <w:p w14:paraId="7E57BD09" w14:textId="77777777" w:rsidR="004B3874" w:rsidRPr="001268DF" w:rsidRDefault="00000000">
      <w:pPr>
        <w:pStyle w:val="FirstParagraph"/>
        <w:rPr>
          <w:lang w:val="de-DE"/>
        </w:rPr>
      </w:pPr>
      <w:r w:rsidRPr="001268DF">
        <w:rPr>
          <w:lang w:val="de-DE"/>
        </w:rPr>
        <w:t>Partner Submissions verbinden Nutzer mit Partnerorganisationen und steuern Partnerzugriff sowie Partnerbearbeitung.</w:t>
      </w:r>
    </w:p>
    <w:tbl>
      <w:tblPr>
        <w:tblStyle w:val="Table"/>
        <w:tblW w:w="5000" w:type="pct"/>
        <w:tblLayout w:type="fixed"/>
        <w:tblLook w:val="0020" w:firstRow="1" w:lastRow="0" w:firstColumn="0" w:lastColumn="0" w:noHBand="0" w:noVBand="0"/>
      </w:tblPr>
      <w:tblGrid>
        <w:gridCol w:w="3208"/>
        <w:gridCol w:w="3207"/>
        <w:gridCol w:w="3207"/>
      </w:tblGrid>
      <w:tr w:rsidR="004B3874" w14:paraId="57A0B015"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FBF30A" w14:textId="77777777" w:rsidR="004B3874" w:rsidRDefault="00000000">
            <w:pPr>
              <w:pStyle w:val="Compact"/>
            </w:pPr>
            <w:r>
              <w:t>Feld</w:t>
            </w:r>
          </w:p>
        </w:tc>
        <w:tc>
          <w:tcPr>
            <w:tcW w:w="2640" w:type="dxa"/>
          </w:tcPr>
          <w:p w14:paraId="0AA78859" w14:textId="77777777" w:rsidR="004B3874" w:rsidRDefault="00000000">
            <w:pPr>
              <w:pStyle w:val="Compact"/>
            </w:pPr>
            <w:r>
              <w:t>Datentyp</w:t>
            </w:r>
          </w:p>
        </w:tc>
        <w:tc>
          <w:tcPr>
            <w:tcW w:w="2640" w:type="dxa"/>
          </w:tcPr>
          <w:p w14:paraId="58267D45" w14:textId="77777777" w:rsidR="004B3874" w:rsidRDefault="00000000">
            <w:pPr>
              <w:pStyle w:val="Compact"/>
            </w:pPr>
            <w:r>
              <w:t>Kurzbeschreibung</w:t>
            </w:r>
          </w:p>
        </w:tc>
      </w:tr>
      <w:tr w:rsidR="004B3874" w14:paraId="63575253" w14:textId="77777777">
        <w:tc>
          <w:tcPr>
            <w:tcW w:w="2640" w:type="dxa"/>
          </w:tcPr>
          <w:p w14:paraId="4A9004AC" w14:textId="77777777" w:rsidR="004B3874" w:rsidRDefault="00000000">
            <w:pPr>
              <w:pStyle w:val="Compact"/>
            </w:pPr>
            <w:r>
              <w:rPr>
                <w:rStyle w:val="VerbatimChar"/>
              </w:rPr>
              <w:t>_id</w:t>
            </w:r>
          </w:p>
        </w:tc>
        <w:tc>
          <w:tcPr>
            <w:tcW w:w="2640" w:type="dxa"/>
          </w:tcPr>
          <w:p w14:paraId="12101BAB" w14:textId="77777777" w:rsidR="004B3874" w:rsidRDefault="00000000">
            <w:pPr>
              <w:pStyle w:val="Compact"/>
            </w:pPr>
            <w:r>
              <w:rPr>
                <w:rStyle w:val="VerbatimChar"/>
              </w:rPr>
              <w:t>ObjectId</w:t>
            </w:r>
          </w:p>
        </w:tc>
        <w:tc>
          <w:tcPr>
            <w:tcW w:w="2640" w:type="dxa"/>
          </w:tcPr>
          <w:p w14:paraId="0F023927" w14:textId="77777777" w:rsidR="004B3874" w:rsidRDefault="00000000">
            <w:pPr>
              <w:pStyle w:val="Compact"/>
            </w:pPr>
            <w:r>
              <w:t>Eindeutige technische ID</w:t>
            </w:r>
          </w:p>
        </w:tc>
      </w:tr>
      <w:tr w:rsidR="004B3874" w14:paraId="50F9037D" w14:textId="77777777">
        <w:tc>
          <w:tcPr>
            <w:tcW w:w="2640" w:type="dxa"/>
          </w:tcPr>
          <w:p w14:paraId="27FE2D18" w14:textId="77777777" w:rsidR="004B3874" w:rsidRDefault="00000000">
            <w:pPr>
              <w:pStyle w:val="Compact"/>
            </w:pPr>
            <w:r>
              <w:rPr>
                <w:rStyle w:val="VerbatimChar"/>
              </w:rPr>
              <w:t>partner_id</w:t>
            </w:r>
          </w:p>
        </w:tc>
        <w:tc>
          <w:tcPr>
            <w:tcW w:w="2640" w:type="dxa"/>
          </w:tcPr>
          <w:p w14:paraId="5D14BD9F" w14:textId="77777777" w:rsidR="004B3874" w:rsidRDefault="00000000">
            <w:pPr>
              <w:pStyle w:val="Compact"/>
            </w:pPr>
            <w:r>
              <w:rPr>
                <w:rStyle w:val="VerbatimChar"/>
              </w:rPr>
              <w:t>string</w:t>
            </w:r>
          </w:p>
        </w:tc>
        <w:tc>
          <w:tcPr>
            <w:tcW w:w="2640" w:type="dxa"/>
          </w:tcPr>
          <w:p w14:paraId="7FBB56AC" w14:textId="77777777" w:rsidR="004B3874" w:rsidRDefault="00000000">
            <w:pPr>
              <w:pStyle w:val="Compact"/>
            </w:pPr>
            <w:r>
              <w:t>Zugeordnete Partnerorganisation</w:t>
            </w:r>
          </w:p>
        </w:tc>
      </w:tr>
      <w:tr w:rsidR="004B3874" w14:paraId="73C88C6C" w14:textId="77777777">
        <w:tc>
          <w:tcPr>
            <w:tcW w:w="2640" w:type="dxa"/>
          </w:tcPr>
          <w:p w14:paraId="7C07A7C0" w14:textId="77777777" w:rsidR="004B3874" w:rsidRDefault="00000000">
            <w:pPr>
              <w:pStyle w:val="Compact"/>
            </w:pPr>
            <w:r>
              <w:rPr>
                <w:rStyle w:val="VerbatimChar"/>
              </w:rPr>
              <w:lastRenderedPageBreak/>
              <w:t>user_id</w:t>
            </w:r>
          </w:p>
        </w:tc>
        <w:tc>
          <w:tcPr>
            <w:tcW w:w="2640" w:type="dxa"/>
          </w:tcPr>
          <w:p w14:paraId="4CBB6CAE" w14:textId="77777777" w:rsidR="004B3874" w:rsidRDefault="00000000">
            <w:pPr>
              <w:pStyle w:val="Compact"/>
            </w:pPr>
            <w:r>
              <w:rPr>
                <w:rStyle w:val="VerbatimChar"/>
              </w:rPr>
              <w:t>string</w:t>
            </w:r>
          </w:p>
        </w:tc>
        <w:tc>
          <w:tcPr>
            <w:tcW w:w="2640" w:type="dxa"/>
          </w:tcPr>
          <w:p w14:paraId="4D4539D5" w14:textId="77777777" w:rsidR="004B3874" w:rsidRDefault="00000000">
            <w:pPr>
              <w:pStyle w:val="Compact"/>
            </w:pPr>
            <w:r>
              <w:t>Betroffener Nutzer</w:t>
            </w:r>
          </w:p>
        </w:tc>
      </w:tr>
      <w:tr w:rsidR="004B3874" w14:paraId="2C2256D8" w14:textId="77777777">
        <w:tc>
          <w:tcPr>
            <w:tcW w:w="2640" w:type="dxa"/>
          </w:tcPr>
          <w:p w14:paraId="6FC00896" w14:textId="77777777" w:rsidR="004B3874" w:rsidRDefault="00000000">
            <w:pPr>
              <w:pStyle w:val="Compact"/>
            </w:pPr>
            <w:r>
              <w:rPr>
                <w:rStyle w:val="VerbatimChar"/>
              </w:rPr>
              <w:t>step_id</w:t>
            </w:r>
          </w:p>
        </w:tc>
        <w:tc>
          <w:tcPr>
            <w:tcW w:w="2640" w:type="dxa"/>
          </w:tcPr>
          <w:p w14:paraId="35165E5A" w14:textId="77777777" w:rsidR="004B3874" w:rsidRDefault="00000000">
            <w:pPr>
              <w:pStyle w:val="Compact"/>
            </w:pPr>
            <w:r>
              <w:rPr>
                <w:rStyle w:val="VerbatimChar"/>
              </w:rPr>
              <w:t>string</w:t>
            </w:r>
          </w:p>
        </w:tc>
        <w:tc>
          <w:tcPr>
            <w:tcW w:w="2640" w:type="dxa"/>
          </w:tcPr>
          <w:p w14:paraId="362E5FEA" w14:textId="77777777" w:rsidR="004B3874" w:rsidRDefault="00000000">
            <w:pPr>
              <w:pStyle w:val="Compact"/>
            </w:pPr>
            <w:r>
              <w:t>Auslösender Partner-Step</w:t>
            </w:r>
          </w:p>
        </w:tc>
      </w:tr>
      <w:tr w:rsidR="004B3874" w:rsidRPr="001268DF" w14:paraId="0F600594" w14:textId="77777777">
        <w:tc>
          <w:tcPr>
            <w:tcW w:w="2640" w:type="dxa"/>
          </w:tcPr>
          <w:p w14:paraId="3C6A7735" w14:textId="77777777" w:rsidR="004B3874" w:rsidRDefault="00000000">
            <w:pPr>
              <w:pStyle w:val="Compact"/>
            </w:pPr>
            <w:r>
              <w:rPr>
                <w:rStyle w:val="VerbatimChar"/>
              </w:rPr>
              <w:t>step_order</w:t>
            </w:r>
          </w:p>
        </w:tc>
        <w:tc>
          <w:tcPr>
            <w:tcW w:w="2640" w:type="dxa"/>
          </w:tcPr>
          <w:p w14:paraId="5B6C04D1" w14:textId="77777777" w:rsidR="004B3874" w:rsidRDefault="00000000">
            <w:pPr>
              <w:pStyle w:val="Compact"/>
            </w:pPr>
            <w:r>
              <w:rPr>
                <w:rStyle w:val="VerbatimChar"/>
              </w:rPr>
              <w:t>integer</w:t>
            </w:r>
          </w:p>
        </w:tc>
        <w:tc>
          <w:tcPr>
            <w:tcW w:w="2640" w:type="dxa"/>
          </w:tcPr>
          <w:p w14:paraId="5A01BA96" w14:textId="77777777" w:rsidR="004B3874" w:rsidRPr="001268DF" w:rsidRDefault="00000000">
            <w:pPr>
              <w:pStyle w:val="Compact"/>
              <w:rPr>
                <w:lang w:val="de-DE"/>
              </w:rPr>
            </w:pPr>
            <w:r w:rsidRPr="001268DF">
              <w:rPr>
                <w:lang w:val="de-DE"/>
              </w:rPr>
              <w:t>Step-Reihenfolge für Anzeige und Auswertung</w:t>
            </w:r>
          </w:p>
        </w:tc>
      </w:tr>
      <w:tr w:rsidR="004B3874" w14:paraId="7C701DB4" w14:textId="77777777">
        <w:tc>
          <w:tcPr>
            <w:tcW w:w="2640" w:type="dxa"/>
          </w:tcPr>
          <w:p w14:paraId="71C2C69F" w14:textId="77777777" w:rsidR="004B3874" w:rsidRDefault="00000000">
            <w:pPr>
              <w:pStyle w:val="Compact"/>
            </w:pPr>
            <w:r>
              <w:rPr>
                <w:rStyle w:val="VerbatimChar"/>
              </w:rPr>
              <w:t>status</w:t>
            </w:r>
          </w:p>
        </w:tc>
        <w:tc>
          <w:tcPr>
            <w:tcW w:w="2640" w:type="dxa"/>
          </w:tcPr>
          <w:p w14:paraId="584AA304" w14:textId="77777777" w:rsidR="004B3874" w:rsidRDefault="00000000">
            <w:pPr>
              <w:pStyle w:val="Compact"/>
            </w:pPr>
            <w:r>
              <w:rPr>
                <w:rStyle w:val="VerbatimChar"/>
              </w:rPr>
              <w:t>enum</w:t>
            </w:r>
          </w:p>
        </w:tc>
        <w:tc>
          <w:tcPr>
            <w:tcW w:w="2640" w:type="dxa"/>
          </w:tcPr>
          <w:p w14:paraId="425CC7F7" w14:textId="77777777" w:rsidR="004B3874" w:rsidRDefault="00000000">
            <w:pPr>
              <w:pStyle w:val="Compact"/>
            </w:pPr>
            <w:r>
              <w:t xml:space="preserve">Submission-Status, z. B. </w:t>
            </w:r>
            <w:r>
              <w:rPr>
                <w:rStyle w:val="VerbatimChar"/>
              </w:rPr>
              <w:t>submitted</w:t>
            </w:r>
          </w:p>
        </w:tc>
      </w:tr>
      <w:tr w:rsidR="004B3874" w14:paraId="10A77928" w14:textId="77777777">
        <w:tc>
          <w:tcPr>
            <w:tcW w:w="2640" w:type="dxa"/>
          </w:tcPr>
          <w:p w14:paraId="74306D76" w14:textId="77777777" w:rsidR="004B3874" w:rsidRDefault="00000000">
            <w:pPr>
              <w:pStyle w:val="Compact"/>
            </w:pPr>
            <w:r>
              <w:rPr>
                <w:rStyle w:val="VerbatimChar"/>
              </w:rPr>
              <w:t>created_at</w:t>
            </w:r>
          </w:p>
        </w:tc>
        <w:tc>
          <w:tcPr>
            <w:tcW w:w="2640" w:type="dxa"/>
          </w:tcPr>
          <w:p w14:paraId="00E43771" w14:textId="77777777" w:rsidR="004B3874" w:rsidRDefault="00000000">
            <w:pPr>
              <w:pStyle w:val="Compact"/>
            </w:pPr>
            <w:r>
              <w:rPr>
                <w:rStyle w:val="VerbatimChar"/>
              </w:rPr>
              <w:t>datetime string</w:t>
            </w:r>
          </w:p>
        </w:tc>
        <w:tc>
          <w:tcPr>
            <w:tcW w:w="2640" w:type="dxa"/>
          </w:tcPr>
          <w:p w14:paraId="4E2F88FF" w14:textId="77777777" w:rsidR="004B3874" w:rsidRDefault="00000000">
            <w:pPr>
              <w:pStyle w:val="Compact"/>
            </w:pPr>
            <w:r>
              <w:t>Zeitpunkt der Einreichung</w:t>
            </w:r>
          </w:p>
        </w:tc>
      </w:tr>
      <w:tr w:rsidR="004B3874" w14:paraId="0B0A41A6" w14:textId="77777777">
        <w:tc>
          <w:tcPr>
            <w:tcW w:w="2640" w:type="dxa"/>
          </w:tcPr>
          <w:p w14:paraId="03DF9C4C" w14:textId="77777777" w:rsidR="004B3874" w:rsidRDefault="00000000">
            <w:pPr>
              <w:pStyle w:val="Compact"/>
            </w:pPr>
            <w:r>
              <w:rPr>
                <w:rStyle w:val="VerbatimChar"/>
              </w:rPr>
              <w:t>partner_work_completed</w:t>
            </w:r>
          </w:p>
        </w:tc>
        <w:tc>
          <w:tcPr>
            <w:tcW w:w="2640" w:type="dxa"/>
          </w:tcPr>
          <w:p w14:paraId="347BBBE5" w14:textId="77777777" w:rsidR="004B3874" w:rsidRDefault="00000000">
            <w:pPr>
              <w:pStyle w:val="Compact"/>
            </w:pPr>
            <w:r>
              <w:rPr>
                <w:rStyle w:val="VerbatimChar"/>
              </w:rPr>
              <w:t>boolean</w:t>
            </w:r>
          </w:p>
        </w:tc>
        <w:tc>
          <w:tcPr>
            <w:tcW w:w="2640" w:type="dxa"/>
          </w:tcPr>
          <w:p w14:paraId="09E40115" w14:textId="77777777" w:rsidR="004B3874" w:rsidRDefault="00000000">
            <w:pPr>
              <w:pStyle w:val="Compact"/>
            </w:pPr>
            <w:r>
              <w:t>Kennzeichnet abgeschlossene Partnerarbeit</w:t>
            </w:r>
          </w:p>
        </w:tc>
      </w:tr>
      <w:tr w:rsidR="004B3874" w:rsidRPr="001268DF" w14:paraId="1510E692" w14:textId="77777777">
        <w:tc>
          <w:tcPr>
            <w:tcW w:w="2640" w:type="dxa"/>
          </w:tcPr>
          <w:p w14:paraId="23852791" w14:textId="77777777" w:rsidR="004B3874" w:rsidRDefault="00000000">
            <w:pPr>
              <w:pStyle w:val="Compact"/>
            </w:pPr>
            <w:r>
              <w:rPr>
                <w:rStyle w:val="VerbatimChar"/>
              </w:rPr>
              <w:t>billing_event_id</w:t>
            </w:r>
          </w:p>
        </w:tc>
        <w:tc>
          <w:tcPr>
            <w:tcW w:w="2640" w:type="dxa"/>
          </w:tcPr>
          <w:p w14:paraId="464BAA3C" w14:textId="77777777" w:rsidR="004B3874" w:rsidRDefault="00000000">
            <w:pPr>
              <w:pStyle w:val="Compact"/>
            </w:pPr>
            <w:r>
              <w:rPr>
                <w:rStyle w:val="VerbatimChar"/>
              </w:rPr>
              <w:t>string</w:t>
            </w:r>
            <w:r>
              <w:t xml:space="preserve"> / </w:t>
            </w:r>
            <w:r>
              <w:rPr>
                <w:rStyle w:val="VerbatimChar"/>
              </w:rPr>
              <w:t>null</w:t>
            </w:r>
          </w:p>
        </w:tc>
        <w:tc>
          <w:tcPr>
            <w:tcW w:w="2640" w:type="dxa"/>
          </w:tcPr>
          <w:p w14:paraId="5FCEA15A" w14:textId="77777777" w:rsidR="004B3874" w:rsidRPr="001268DF" w:rsidRDefault="00000000">
            <w:pPr>
              <w:pStyle w:val="Compact"/>
              <w:rPr>
                <w:lang w:val="de-DE"/>
              </w:rPr>
            </w:pPr>
            <w:r w:rsidRPr="001268DF">
              <w:rPr>
                <w:lang w:val="de-DE"/>
              </w:rPr>
              <w:t>Referenz auf erzeugtes Billing Event bei abrechnungsrelevantem Abschluss</w:t>
            </w:r>
          </w:p>
        </w:tc>
      </w:tr>
    </w:tbl>
    <w:p w14:paraId="446A1F98" w14:textId="77777777" w:rsidR="004B3874" w:rsidRPr="001268DF" w:rsidRDefault="00000000">
      <w:pPr>
        <w:pStyle w:val="berschrift3"/>
        <w:rPr>
          <w:lang w:val="de-DE"/>
        </w:rPr>
      </w:pPr>
      <w:bookmarkStart w:id="16" w:name="file"/>
      <w:bookmarkEnd w:id="15"/>
      <w:r w:rsidRPr="001268DF">
        <w:rPr>
          <w:lang w:val="de-DE"/>
        </w:rPr>
        <w:t>4.6 File</w:t>
      </w:r>
    </w:p>
    <w:p w14:paraId="364AD8AB" w14:textId="77777777" w:rsidR="004B3874" w:rsidRPr="001268DF" w:rsidRDefault="00000000">
      <w:pPr>
        <w:pStyle w:val="FirstParagraph"/>
        <w:rPr>
          <w:lang w:val="de-DE"/>
        </w:rPr>
      </w:pPr>
      <w:r w:rsidRPr="001268DF">
        <w:rPr>
          <w:lang w:val="de-DE"/>
        </w:rPr>
        <w:t>Files speichern Metadaten zu Uploads. Binärdaten liegen im lokalen Storage.</w:t>
      </w:r>
    </w:p>
    <w:tbl>
      <w:tblPr>
        <w:tblStyle w:val="Table"/>
        <w:tblW w:w="0" w:type="auto"/>
        <w:tblLook w:val="0020" w:firstRow="1" w:lastRow="0" w:firstColumn="0" w:lastColumn="0" w:noHBand="0" w:noVBand="0"/>
      </w:tblPr>
      <w:tblGrid>
        <w:gridCol w:w="2273"/>
        <w:gridCol w:w="2031"/>
        <w:gridCol w:w="5054"/>
      </w:tblGrid>
      <w:tr w:rsidR="004B3874" w14:paraId="171D87BB"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0" w:type="auto"/>
          </w:tcPr>
          <w:p w14:paraId="7066F8C7" w14:textId="77777777" w:rsidR="004B3874" w:rsidRDefault="00000000">
            <w:pPr>
              <w:pStyle w:val="Compact"/>
            </w:pPr>
            <w:r>
              <w:t>Feld</w:t>
            </w:r>
          </w:p>
        </w:tc>
        <w:tc>
          <w:tcPr>
            <w:tcW w:w="0" w:type="auto"/>
          </w:tcPr>
          <w:p w14:paraId="3962D045" w14:textId="77777777" w:rsidR="004B3874" w:rsidRDefault="00000000">
            <w:pPr>
              <w:pStyle w:val="Compact"/>
            </w:pPr>
            <w:r>
              <w:t>Datentyp</w:t>
            </w:r>
          </w:p>
        </w:tc>
        <w:tc>
          <w:tcPr>
            <w:tcW w:w="0" w:type="auto"/>
          </w:tcPr>
          <w:p w14:paraId="1EDCC926" w14:textId="77777777" w:rsidR="004B3874" w:rsidRDefault="00000000">
            <w:pPr>
              <w:pStyle w:val="Compact"/>
            </w:pPr>
            <w:r>
              <w:t>Kurzbeschreibung</w:t>
            </w:r>
          </w:p>
        </w:tc>
      </w:tr>
      <w:tr w:rsidR="004B3874" w:rsidRPr="001268DF" w14:paraId="2F05AB7F" w14:textId="77777777">
        <w:tc>
          <w:tcPr>
            <w:tcW w:w="0" w:type="auto"/>
          </w:tcPr>
          <w:p w14:paraId="62ECCB00" w14:textId="77777777" w:rsidR="004B3874" w:rsidRDefault="00000000">
            <w:pPr>
              <w:pStyle w:val="Compact"/>
            </w:pPr>
            <w:r>
              <w:rPr>
                <w:rStyle w:val="VerbatimChar"/>
              </w:rPr>
              <w:t>_id</w:t>
            </w:r>
          </w:p>
        </w:tc>
        <w:tc>
          <w:tcPr>
            <w:tcW w:w="0" w:type="auto"/>
          </w:tcPr>
          <w:p w14:paraId="3134B670" w14:textId="77777777" w:rsidR="004B3874" w:rsidRDefault="00000000">
            <w:pPr>
              <w:pStyle w:val="Compact"/>
            </w:pPr>
            <w:r>
              <w:rPr>
                <w:rStyle w:val="VerbatimChar"/>
              </w:rPr>
              <w:t>ObjectId</w:t>
            </w:r>
          </w:p>
        </w:tc>
        <w:tc>
          <w:tcPr>
            <w:tcW w:w="0" w:type="auto"/>
          </w:tcPr>
          <w:p w14:paraId="4E47AEB1" w14:textId="77777777" w:rsidR="004B3874" w:rsidRPr="001268DF" w:rsidRDefault="00000000">
            <w:pPr>
              <w:pStyle w:val="Compact"/>
              <w:rPr>
                <w:lang w:val="de-DE"/>
              </w:rPr>
            </w:pPr>
            <w:r w:rsidRPr="001268DF">
              <w:rPr>
                <w:lang w:val="de-DE"/>
              </w:rPr>
              <w:t>Eindeutige technische ID des Metadatensatzes</w:t>
            </w:r>
          </w:p>
        </w:tc>
      </w:tr>
      <w:tr w:rsidR="004B3874" w:rsidRPr="001268DF" w14:paraId="5ADC2240" w14:textId="77777777">
        <w:tc>
          <w:tcPr>
            <w:tcW w:w="0" w:type="auto"/>
          </w:tcPr>
          <w:p w14:paraId="0790EFE5" w14:textId="77777777" w:rsidR="004B3874" w:rsidRDefault="00000000">
            <w:pPr>
              <w:pStyle w:val="Compact"/>
            </w:pPr>
            <w:r>
              <w:rPr>
                <w:rStyle w:val="VerbatimChar"/>
              </w:rPr>
              <w:t>id</w:t>
            </w:r>
          </w:p>
        </w:tc>
        <w:tc>
          <w:tcPr>
            <w:tcW w:w="0" w:type="auto"/>
          </w:tcPr>
          <w:p w14:paraId="5E4FE5FA" w14:textId="77777777" w:rsidR="004B3874" w:rsidRDefault="00000000">
            <w:pPr>
              <w:pStyle w:val="Compact"/>
            </w:pPr>
            <w:r>
              <w:rPr>
                <w:rStyle w:val="VerbatimChar"/>
              </w:rPr>
              <w:t>uuid string</w:t>
            </w:r>
          </w:p>
        </w:tc>
        <w:tc>
          <w:tcPr>
            <w:tcW w:w="0" w:type="auto"/>
          </w:tcPr>
          <w:p w14:paraId="3A369418" w14:textId="77777777" w:rsidR="004B3874" w:rsidRPr="001268DF" w:rsidRDefault="00000000">
            <w:pPr>
              <w:pStyle w:val="Compact"/>
              <w:rPr>
                <w:lang w:val="de-DE"/>
              </w:rPr>
            </w:pPr>
            <w:r w:rsidRPr="001268DF">
              <w:rPr>
                <w:lang w:val="de-DE"/>
              </w:rPr>
              <w:t>Öffentliche File-ID für Download-Endpunkte</w:t>
            </w:r>
          </w:p>
        </w:tc>
      </w:tr>
      <w:tr w:rsidR="004B3874" w14:paraId="652C6572" w14:textId="77777777">
        <w:tc>
          <w:tcPr>
            <w:tcW w:w="0" w:type="auto"/>
          </w:tcPr>
          <w:p w14:paraId="4A1AE0AB" w14:textId="77777777" w:rsidR="004B3874" w:rsidRDefault="00000000">
            <w:pPr>
              <w:pStyle w:val="Compact"/>
            </w:pPr>
            <w:r>
              <w:rPr>
                <w:rStyle w:val="VerbatimChar"/>
              </w:rPr>
              <w:t>user_id</w:t>
            </w:r>
          </w:p>
        </w:tc>
        <w:tc>
          <w:tcPr>
            <w:tcW w:w="0" w:type="auto"/>
          </w:tcPr>
          <w:p w14:paraId="0429DDC9" w14:textId="77777777" w:rsidR="004B3874" w:rsidRDefault="00000000">
            <w:pPr>
              <w:pStyle w:val="Compact"/>
            </w:pPr>
            <w:r>
              <w:rPr>
                <w:rStyle w:val="VerbatimChar"/>
              </w:rPr>
              <w:t>string</w:t>
            </w:r>
          </w:p>
        </w:tc>
        <w:tc>
          <w:tcPr>
            <w:tcW w:w="0" w:type="auto"/>
          </w:tcPr>
          <w:p w14:paraId="552E1D71" w14:textId="77777777" w:rsidR="004B3874" w:rsidRDefault="00000000">
            <w:pPr>
              <w:pStyle w:val="Compact"/>
            </w:pPr>
            <w:r>
              <w:t>Datei-Owner</w:t>
            </w:r>
          </w:p>
        </w:tc>
      </w:tr>
      <w:tr w:rsidR="004B3874" w:rsidRPr="001268DF" w14:paraId="5EF738F6" w14:textId="77777777">
        <w:tc>
          <w:tcPr>
            <w:tcW w:w="0" w:type="auto"/>
          </w:tcPr>
          <w:p w14:paraId="733CA7BE" w14:textId="77777777" w:rsidR="004B3874" w:rsidRDefault="00000000">
            <w:pPr>
              <w:pStyle w:val="Compact"/>
            </w:pPr>
            <w:r>
              <w:rPr>
                <w:rStyle w:val="VerbatimChar"/>
              </w:rPr>
              <w:t>storage_path</w:t>
            </w:r>
          </w:p>
        </w:tc>
        <w:tc>
          <w:tcPr>
            <w:tcW w:w="0" w:type="auto"/>
          </w:tcPr>
          <w:p w14:paraId="78FC2259" w14:textId="77777777" w:rsidR="004B3874" w:rsidRDefault="00000000">
            <w:pPr>
              <w:pStyle w:val="Compact"/>
            </w:pPr>
            <w:r>
              <w:rPr>
                <w:rStyle w:val="VerbatimChar"/>
              </w:rPr>
              <w:t>string</w:t>
            </w:r>
          </w:p>
        </w:tc>
        <w:tc>
          <w:tcPr>
            <w:tcW w:w="0" w:type="auto"/>
          </w:tcPr>
          <w:p w14:paraId="7BBEBA1F" w14:textId="77777777" w:rsidR="004B3874" w:rsidRPr="001268DF" w:rsidRDefault="00000000">
            <w:pPr>
              <w:pStyle w:val="Compact"/>
              <w:rPr>
                <w:lang w:val="de-DE"/>
              </w:rPr>
            </w:pPr>
            <w:r w:rsidRPr="001268DF">
              <w:rPr>
                <w:lang w:val="de-DE"/>
              </w:rPr>
              <w:t>Pfad im lokalen Object Storage</w:t>
            </w:r>
          </w:p>
        </w:tc>
      </w:tr>
      <w:tr w:rsidR="004B3874" w14:paraId="79B69B6E" w14:textId="77777777">
        <w:tc>
          <w:tcPr>
            <w:tcW w:w="0" w:type="auto"/>
          </w:tcPr>
          <w:p w14:paraId="4D511F64" w14:textId="77777777" w:rsidR="004B3874" w:rsidRDefault="00000000">
            <w:pPr>
              <w:pStyle w:val="Compact"/>
            </w:pPr>
            <w:r>
              <w:rPr>
                <w:rStyle w:val="VerbatimChar"/>
              </w:rPr>
              <w:t>original_filename</w:t>
            </w:r>
          </w:p>
        </w:tc>
        <w:tc>
          <w:tcPr>
            <w:tcW w:w="0" w:type="auto"/>
          </w:tcPr>
          <w:p w14:paraId="3C2E19FE" w14:textId="77777777" w:rsidR="004B3874" w:rsidRDefault="00000000">
            <w:pPr>
              <w:pStyle w:val="Compact"/>
            </w:pPr>
            <w:r>
              <w:rPr>
                <w:rStyle w:val="VerbatimChar"/>
              </w:rPr>
              <w:t>string</w:t>
            </w:r>
          </w:p>
        </w:tc>
        <w:tc>
          <w:tcPr>
            <w:tcW w:w="0" w:type="auto"/>
          </w:tcPr>
          <w:p w14:paraId="4FA7F6DF" w14:textId="77777777" w:rsidR="004B3874" w:rsidRDefault="00000000">
            <w:pPr>
              <w:pStyle w:val="Compact"/>
            </w:pPr>
            <w:r>
              <w:t>Normalisierter Originaldateiname</w:t>
            </w:r>
          </w:p>
        </w:tc>
      </w:tr>
      <w:tr w:rsidR="004B3874" w14:paraId="104AF8E9" w14:textId="77777777">
        <w:tc>
          <w:tcPr>
            <w:tcW w:w="0" w:type="auto"/>
          </w:tcPr>
          <w:p w14:paraId="6D75C3AB" w14:textId="77777777" w:rsidR="004B3874" w:rsidRDefault="00000000">
            <w:pPr>
              <w:pStyle w:val="Compact"/>
            </w:pPr>
            <w:r>
              <w:rPr>
                <w:rStyle w:val="VerbatimChar"/>
              </w:rPr>
              <w:t>content_type</w:t>
            </w:r>
          </w:p>
        </w:tc>
        <w:tc>
          <w:tcPr>
            <w:tcW w:w="0" w:type="auto"/>
          </w:tcPr>
          <w:p w14:paraId="59E068F0" w14:textId="77777777" w:rsidR="004B3874" w:rsidRDefault="00000000">
            <w:pPr>
              <w:pStyle w:val="Compact"/>
            </w:pPr>
            <w:r>
              <w:rPr>
                <w:rStyle w:val="VerbatimChar"/>
              </w:rPr>
              <w:t>string</w:t>
            </w:r>
          </w:p>
        </w:tc>
        <w:tc>
          <w:tcPr>
            <w:tcW w:w="0" w:type="auto"/>
          </w:tcPr>
          <w:p w14:paraId="112695BC" w14:textId="77777777" w:rsidR="004B3874" w:rsidRDefault="00000000">
            <w:pPr>
              <w:pStyle w:val="Compact"/>
            </w:pPr>
            <w:r>
              <w:t>MIME-Type der Datei</w:t>
            </w:r>
          </w:p>
        </w:tc>
      </w:tr>
      <w:tr w:rsidR="004B3874" w14:paraId="6EA74499" w14:textId="77777777">
        <w:tc>
          <w:tcPr>
            <w:tcW w:w="0" w:type="auto"/>
          </w:tcPr>
          <w:p w14:paraId="273BAB2F" w14:textId="77777777" w:rsidR="004B3874" w:rsidRDefault="00000000">
            <w:pPr>
              <w:pStyle w:val="Compact"/>
            </w:pPr>
            <w:r>
              <w:rPr>
                <w:rStyle w:val="VerbatimChar"/>
              </w:rPr>
              <w:t>size</w:t>
            </w:r>
          </w:p>
        </w:tc>
        <w:tc>
          <w:tcPr>
            <w:tcW w:w="0" w:type="auto"/>
          </w:tcPr>
          <w:p w14:paraId="3722E7D1" w14:textId="77777777" w:rsidR="004B3874" w:rsidRDefault="00000000">
            <w:pPr>
              <w:pStyle w:val="Compact"/>
            </w:pPr>
            <w:r>
              <w:rPr>
                <w:rStyle w:val="VerbatimChar"/>
              </w:rPr>
              <w:t>integer</w:t>
            </w:r>
          </w:p>
        </w:tc>
        <w:tc>
          <w:tcPr>
            <w:tcW w:w="0" w:type="auto"/>
          </w:tcPr>
          <w:p w14:paraId="51240A2D" w14:textId="77777777" w:rsidR="004B3874" w:rsidRDefault="00000000">
            <w:pPr>
              <w:pStyle w:val="Compact"/>
            </w:pPr>
            <w:r>
              <w:t>Dateigröße in Bytes</w:t>
            </w:r>
          </w:p>
        </w:tc>
      </w:tr>
      <w:tr w:rsidR="004B3874" w14:paraId="24DF7A12" w14:textId="77777777">
        <w:tc>
          <w:tcPr>
            <w:tcW w:w="0" w:type="auto"/>
          </w:tcPr>
          <w:p w14:paraId="21FFA323" w14:textId="77777777" w:rsidR="004B3874" w:rsidRDefault="00000000">
            <w:pPr>
              <w:pStyle w:val="Compact"/>
            </w:pPr>
            <w:r>
              <w:rPr>
                <w:rStyle w:val="VerbatimChar"/>
              </w:rPr>
              <w:t>is_deleted</w:t>
            </w:r>
          </w:p>
        </w:tc>
        <w:tc>
          <w:tcPr>
            <w:tcW w:w="0" w:type="auto"/>
          </w:tcPr>
          <w:p w14:paraId="67222B70" w14:textId="77777777" w:rsidR="004B3874" w:rsidRDefault="00000000">
            <w:pPr>
              <w:pStyle w:val="Compact"/>
            </w:pPr>
            <w:r>
              <w:rPr>
                <w:rStyle w:val="VerbatimChar"/>
              </w:rPr>
              <w:t>boolean</w:t>
            </w:r>
          </w:p>
        </w:tc>
        <w:tc>
          <w:tcPr>
            <w:tcW w:w="0" w:type="auto"/>
          </w:tcPr>
          <w:p w14:paraId="24E94A98" w14:textId="77777777" w:rsidR="004B3874" w:rsidRDefault="00000000">
            <w:pPr>
              <w:pStyle w:val="Compact"/>
            </w:pPr>
            <w:r>
              <w:t>Soft-Delete-Status</w:t>
            </w:r>
          </w:p>
        </w:tc>
      </w:tr>
      <w:tr w:rsidR="004B3874" w14:paraId="5E8462AA" w14:textId="77777777">
        <w:tc>
          <w:tcPr>
            <w:tcW w:w="0" w:type="auto"/>
          </w:tcPr>
          <w:p w14:paraId="2C5AB7A4" w14:textId="77777777" w:rsidR="004B3874" w:rsidRDefault="00000000">
            <w:pPr>
              <w:pStyle w:val="Compact"/>
            </w:pPr>
            <w:r>
              <w:rPr>
                <w:rStyle w:val="VerbatimChar"/>
              </w:rPr>
              <w:t>created_at</w:t>
            </w:r>
          </w:p>
        </w:tc>
        <w:tc>
          <w:tcPr>
            <w:tcW w:w="0" w:type="auto"/>
          </w:tcPr>
          <w:p w14:paraId="2F43E3C6" w14:textId="77777777" w:rsidR="004B3874" w:rsidRDefault="00000000">
            <w:pPr>
              <w:pStyle w:val="Compact"/>
            </w:pPr>
            <w:r>
              <w:rPr>
                <w:rStyle w:val="VerbatimChar"/>
              </w:rPr>
              <w:t>datetime string</w:t>
            </w:r>
          </w:p>
        </w:tc>
        <w:tc>
          <w:tcPr>
            <w:tcW w:w="0" w:type="auto"/>
          </w:tcPr>
          <w:p w14:paraId="5A85EA8F" w14:textId="77777777" w:rsidR="004B3874" w:rsidRDefault="00000000">
            <w:pPr>
              <w:pStyle w:val="Compact"/>
            </w:pPr>
            <w:r>
              <w:t>Upload-Zeitpunkt</w:t>
            </w:r>
          </w:p>
        </w:tc>
      </w:tr>
    </w:tbl>
    <w:p w14:paraId="17C9F11F" w14:textId="77777777" w:rsidR="004B3874" w:rsidRDefault="00000000">
      <w:pPr>
        <w:pStyle w:val="berschrift3"/>
      </w:pPr>
      <w:bookmarkStart w:id="17" w:name="partner-account"/>
      <w:bookmarkEnd w:id="16"/>
      <w:r>
        <w:t>4.7 Partner Account</w:t>
      </w:r>
    </w:p>
    <w:p w14:paraId="3933F22D" w14:textId="77777777" w:rsidR="004B3874" w:rsidRPr="001268DF" w:rsidRDefault="00000000">
      <w:pPr>
        <w:pStyle w:val="FirstParagraph"/>
        <w:rPr>
          <w:lang w:val="de-DE"/>
        </w:rPr>
      </w:pPr>
      <w:r w:rsidRPr="001268DF">
        <w:rPr>
          <w:lang w:val="de-DE"/>
        </w:rPr>
        <w:t>Partner Accounts erweitern Partnerorganisationen um Registrierungs-, Prüf- und Zahlungsstatus. Bestehende Partner-Stammdaten können technisch in derselben Collection oder in einer ergänzenden Collection gespeichert werden.</w:t>
      </w:r>
    </w:p>
    <w:tbl>
      <w:tblPr>
        <w:tblStyle w:val="Table"/>
        <w:tblW w:w="5000" w:type="pct"/>
        <w:tblLayout w:type="fixed"/>
        <w:tblLook w:val="0020" w:firstRow="1" w:lastRow="0" w:firstColumn="0" w:lastColumn="0" w:noHBand="0" w:noVBand="0"/>
      </w:tblPr>
      <w:tblGrid>
        <w:gridCol w:w="3208"/>
        <w:gridCol w:w="3207"/>
        <w:gridCol w:w="3207"/>
      </w:tblGrid>
      <w:tr w:rsidR="004B3874" w14:paraId="4F8D9040"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DE7FDE" w14:textId="77777777" w:rsidR="004B3874" w:rsidRDefault="00000000">
            <w:pPr>
              <w:pStyle w:val="Compact"/>
            </w:pPr>
            <w:r>
              <w:t>Feld</w:t>
            </w:r>
          </w:p>
        </w:tc>
        <w:tc>
          <w:tcPr>
            <w:tcW w:w="2640" w:type="dxa"/>
          </w:tcPr>
          <w:p w14:paraId="2ADC211F" w14:textId="77777777" w:rsidR="004B3874" w:rsidRDefault="00000000">
            <w:pPr>
              <w:pStyle w:val="Compact"/>
            </w:pPr>
            <w:r>
              <w:t>Datentyp</w:t>
            </w:r>
          </w:p>
        </w:tc>
        <w:tc>
          <w:tcPr>
            <w:tcW w:w="2640" w:type="dxa"/>
          </w:tcPr>
          <w:p w14:paraId="59EF61F3" w14:textId="77777777" w:rsidR="004B3874" w:rsidRDefault="00000000">
            <w:pPr>
              <w:pStyle w:val="Compact"/>
            </w:pPr>
            <w:r>
              <w:t>Kurzbeschreibung</w:t>
            </w:r>
          </w:p>
        </w:tc>
      </w:tr>
      <w:tr w:rsidR="004B3874" w14:paraId="3F77BABA" w14:textId="77777777">
        <w:tc>
          <w:tcPr>
            <w:tcW w:w="2640" w:type="dxa"/>
          </w:tcPr>
          <w:p w14:paraId="04E3D373" w14:textId="77777777" w:rsidR="004B3874" w:rsidRDefault="00000000">
            <w:pPr>
              <w:pStyle w:val="Compact"/>
            </w:pPr>
            <w:r>
              <w:rPr>
                <w:rStyle w:val="VerbatimChar"/>
              </w:rPr>
              <w:t>_id</w:t>
            </w:r>
          </w:p>
        </w:tc>
        <w:tc>
          <w:tcPr>
            <w:tcW w:w="2640" w:type="dxa"/>
          </w:tcPr>
          <w:p w14:paraId="3333A158" w14:textId="77777777" w:rsidR="004B3874" w:rsidRDefault="00000000">
            <w:pPr>
              <w:pStyle w:val="Compact"/>
            </w:pPr>
            <w:r>
              <w:rPr>
                <w:rStyle w:val="VerbatimChar"/>
              </w:rPr>
              <w:t>ObjectId</w:t>
            </w:r>
          </w:p>
        </w:tc>
        <w:tc>
          <w:tcPr>
            <w:tcW w:w="2640" w:type="dxa"/>
          </w:tcPr>
          <w:p w14:paraId="5EC17A25" w14:textId="77777777" w:rsidR="004B3874" w:rsidRDefault="00000000">
            <w:pPr>
              <w:pStyle w:val="Compact"/>
            </w:pPr>
            <w:r>
              <w:t>Eindeutige technische ID</w:t>
            </w:r>
          </w:p>
        </w:tc>
      </w:tr>
      <w:tr w:rsidR="004B3874" w14:paraId="19B87B54" w14:textId="77777777">
        <w:tc>
          <w:tcPr>
            <w:tcW w:w="2640" w:type="dxa"/>
          </w:tcPr>
          <w:p w14:paraId="6F4350E0" w14:textId="77777777" w:rsidR="004B3874" w:rsidRDefault="00000000">
            <w:pPr>
              <w:pStyle w:val="Compact"/>
            </w:pPr>
            <w:r>
              <w:rPr>
                <w:rStyle w:val="VerbatimChar"/>
              </w:rPr>
              <w:t>partner_id</w:t>
            </w:r>
          </w:p>
        </w:tc>
        <w:tc>
          <w:tcPr>
            <w:tcW w:w="2640" w:type="dxa"/>
          </w:tcPr>
          <w:p w14:paraId="0482A361" w14:textId="77777777" w:rsidR="004B3874" w:rsidRDefault="00000000">
            <w:pPr>
              <w:pStyle w:val="Compact"/>
            </w:pPr>
            <w:r>
              <w:rPr>
                <w:rStyle w:val="VerbatimChar"/>
              </w:rPr>
              <w:t>string</w:t>
            </w:r>
          </w:p>
        </w:tc>
        <w:tc>
          <w:tcPr>
            <w:tcW w:w="2640" w:type="dxa"/>
          </w:tcPr>
          <w:p w14:paraId="22C27969" w14:textId="77777777" w:rsidR="004B3874" w:rsidRDefault="00000000">
            <w:pPr>
              <w:pStyle w:val="Compact"/>
            </w:pPr>
            <w:r>
              <w:t>Referenz auf Partnerorganisation</w:t>
            </w:r>
          </w:p>
        </w:tc>
      </w:tr>
      <w:tr w:rsidR="004B3874" w14:paraId="7419564F" w14:textId="77777777">
        <w:tc>
          <w:tcPr>
            <w:tcW w:w="2640" w:type="dxa"/>
          </w:tcPr>
          <w:p w14:paraId="555FF23F" w14:textId="77777777" w:rsidR="004B3874" w:rsidRDefault="00000000">
            <w:pPr>
              <w:pStyle w:val="Compact"/>
            </w:pPr>
            <w:r>
              <w:rPr>
                <w:rStyle w:val="VerbatimChar"/>
              </w:rPr>
              <w:t>company_name</w:t>
            </w:r>
          </w:p>
        </w:tc>
        <w:tc>
          <w:tcPr>
            <w:tcW w:w="2640" w:type="dxa"/>
          </w:tcPr>
          <w:p w14:paraId="5CDD4595" w14:textId="77777777" w:rsidR="004B3874" w:rsidRDefault="00000000">
            <w:pPr>
              <w:pStyle w:val="Compact"/>
            </w:pPr>
            <w:r>
              <w:rPr>
                <w:rStyle w:val="VerbatimChar"/>
              </w:rPr>
              <w:t>string</w:t>
            </w:r>
          </w:p>
        </w:tc>
        <w:tc>
          <w:tcPr>
            <w:tcW w:w="2640" w:type="dxa"/>
          </w:tcPr>
          <w:p w14:paraId="2FC35825" w14:textId="77777777" w:rsidR="004B3874" w:rsidRDefault="00000000">
            <w:pPr>
              <w:pStyle w:val="Compact"/>
            </w:pPr>
            <w:r>
              <w:t>Name der Organisation</w:t>
            </w:r>
          </w:p>
        </w:tc>
      </w:tr>
      <w:tr w:rsidR="004B3874" w14:paraId="30699B0E" w14:textId="77777777">
        <w:tc>
          <w:tcPr>
            <w:tcW w:w="2640" w:type="dxa"/>
          </w:tcPr>
          <w:p w14:paraId="0B1110DC" w14:textId="77777777" w:rsidR="004B3874" w:rsidRDefault="00000000">
            <w:pPr>
              <w:pStyle w:val="Compact"/>
            </w:pPr>
            <w:r>
              <w:rPr>
                <w:rStyle w:val="VerbatimChar"/>
              </w:rPr>
              <w:lastRenderedPageBreak/>
              <w:t>contact_name</w:t>
            </w:r>
          </w:p>
        </w:tc>
        <w:tc>
          <w:tcPr>
            <w:tcW w:w="2640" w:type="dxa"/>
          </w:tcPr>
          <w:p w14:paraId="28C07AA6" w14:textId="77777777" w:rsidR="004B3874" w:rsidRDefault="00000000">
            <w:pPr>
              <w:pStyle w:val="Compact"/>
            </w:pPr>
            <w:r>
              <w:rPr>
                <w:rStyle w:val="VerbatimChar"/>
              </w:rPr>
              <w:t>string</w:t>
            </w:r>
          </w:p>
        </w:tc>
        <w:tc>
          <w:tcPr>
            <w:tcW w:w="2640" w:type="dxa"/>
          </w:tcPr>
          <w:p w14:paraId="7B2E0B04" w14:textId="77777777" w:rsidR="004B3874" w:rsidRDefault="00000000">
            <w:pPr>
              <w:pStyle w:val="Compact"/>
            </w:pPr>
            <w:r>
              <w:t>Ansprechpartner</w:t>
            </w:r>
          </w:p>
        </w:tc>
      </w:tr>
      <w:tr w:rsidR="004B3874" w:rsidRPr="001268DF" w14:paraId="235CC3DE" w14:textId="77777777">
        <w:tc>
          <w:tcPr>
            <w:tcW w:w="2640" w:type="dxa"/>
          </w:tcPr>
          <w:p w14:paraId="5E6E32A3" w14:textId="77777777" w:rsidR="004B3874" w:rsidRDefault="00000000">
            <w:pPr>
              <w:pStyle w:val="Compact"/>
            </w:pPr>
            <w:r>
              <w:rPr>
                <w:rStyle w:val="VerbatimChar"/>
              </w:rPr>
              <w:t>contact_email</w:t>
            </w:r>
          </w:p>
        </w:tc>
        <w:tc>
          <w:tcPr>
            <w:tcW w:w="2640" w:type="dxa"/>
          </w:tcPr>
          <w:p w14:paraId="44998D27" w14:textId="77777777" w:rsidR="004B3874" w:rsidRDefault="00000000">
            <w:pPr>
              <w:pStyle w:val="Compact"/>
            </w:pPr>
            <w:r>
              <w:rPr>
                <w:rStyle w:val="VerbatimChar"/>
              </w:rPr>
              <w:t>string</w:t>
            </w:r>
          </w:p>
        </w:tc>
        <w:tc>
          <w:tcPr>
            <w:tcW w:w="2640" w:type="dxa"/>
          </w:tcPr>
          <w:p w14:paraId="51C8E743" w14:textId="77777777" w:rsidR="004B3874" w:rsidRPr="001268DF" w:rsidRDefault="00000000">
            <w:pPr>
              <w:pStyle w:val="Compact"/>
              <w:rPr>
                <w:lang w:val="de-DE"/>
              </w:rPr>
            </w:pPr>
            <w:r w:rsidRPr="001268DF">
              <w:rPr>
                <w:lang w:val="de-DE"/>
              </w:rPr>
              <w:t>E-Mail für Registrierung, Login und Abrechnung</w:t>
            </w:r>
          </w:p>
        </w:tc>
      </w:tr>
      <w:tr w:rsidR="004B3874" w14:paraId="3A55EC89" w14:textId="77777777">
        <w:tc>
          <w:tcPr>
            <w:tcW w:w="2640" w:type="dxa"/>
          </w:tcPr>
          <w:p w14:paraId="38D2DCE9" w14:textId="77777777" w:rsidR="004B3874" w:rsidRDefault="00000000">
            <w:pPr>
              <w:pStyle w:val="Compact"/>
            </w:pPr>
            <w:r>
              <w:rPr>
                <w:rStyle w:val="VerbatimChar"/>
              </w:rPr>
              <w:t>registration_status</w:t>
            </w:r>
          </w:p>
        </w:tc>
        <w:tc>
          <w:tcPr>
            <w:tcW w:w="2640" w:type="dxa"/>
          </w:tcPr>
          <w:p w14:paraId="0C71B881" w14:textId="77777777" w:rsidR="004B3874" w:rsidRDefault="00000000">
            <w:pPr>
              <w:pStyle w:val="Compact"/>
            </w:pPr>
            <w:r>
              <w:rPr>
                <w:rStyle w:val="VerbatimChar"/>
              </w:rPr>
              <w:t>enum</w:t>
            </w:r>
          </w:p>
        </w:tc>
        <w:tc>
          <w:tcPr>
            <w:tcW w:w="2640" w:type="dxa"/>
          </w:tcPr>
          <w:p w14:paraId="01BFE8E3" w14:textId="77777777" w:rsidR="004B3874" w:rsidRDefault="00000000">
            <w:pPr>
              <w:pStyle w:val="Compact"/>
            </w:pPr>
            <w:r>
              <w:t xml:space="preserve">Status: </w:t>
            </w:r>
            <w:r>
              <w:rPr>
                <w:rStyle w:val="VerbatimChar"/>
              </w:rPr>
              <w:t>pending</w:t>
            </w:r>
            <w:r>
              <w:t xml:space="preserve">, </w:t>
            </w:r>
            <w:r>
              <w:rPr>
                <w:rStyle w:val="VerbatimChar"/>
              </w:rPr>
              <w:t>approved</w:t>
            </w:r>
            <w:r>
              <w:t xml:space="preserve">, </w:t>
            </w:r>
            <w:r>
              <w:rPr>
                <w:rStyle w:val="VerbatimChar"/>
              </w:rPr>
              <w:t>rejected</w:t>
            </w:r>
            <w:r>
              <w:t xml:space="preserve">, </w:t>
            </w:r>
            <w:r>
              <w:rPr>
                <w:rStyle w:val="VerbatimChar"/>
              </w:rPr>
              <w:t>suspended</w:t>
            </w:r>
          </w:p>
        </w:tc>
      </w:tr>
      <w:tr w:rsidR="004B3874" w14:paraId="72DB5150" w14:textId="77777777">
        <w:tc>
          <w:tcPr>
            <w:tcW w:w="2640" w:type="dxa"/>
          </w:tcPr>
          <w:p w14:paraId="0D6013B9" w14:textId="77777777" w:rsidR="004B3874" w:rsidRDefault="00000000">
            <w:pPr>
              <w:pStyle w:val="Compact"/>
            </w:pPr>
            <w:r>
              <w:rPr>
                <w:rStyle w:val="VerbatimChar"/>
              </w:rPr>
              <w:t>billing_status</w:t>
            </w:r>
          </w:p>
        </w:tc>
        <w:tc>
          <w:tcPr>
            <w:tcW w:w="2640" w:type="dxa"/>
          </w:tcPr>
          <w:p w14:paraId="39E1636B" w14:textId="77777777" w:rsidR="004B3874" w:rsidRDefault="00000000">
            <w:pPr>
              <w:pStyle w:val="Compact"/>
            </w:pPr>
            <w:r>
              <w:rPr>
                <w:rStyle w:val="VerbatimChar"/>
              </w:rPr>
              <w:t>enum</w:t>
            </w:r>
          </w:p>
        </w:tc>
        <w:tc>
          <w:tcPr>
            <w:tcW w:w="2640" w:type="dxa"/>
          </w:tcPr>
          <w:p w14:paraId="16AFD717" w14:textId="77777777" w:rsidR="004B3874" w:rsidRDefault="00000000">
            <w:pPr>
              <w:pStyle w:val="Compact"/>
            </w:pPr>
            <w:r>
              <w:t xml:space="preserve">Status: </w:t>
            </w:r>
            <w:r>
              <w:rPr>
                <w:rStyle w:val="VerbatimChar"/>
              </w:rPr>
              <w:t>none</w:t>
            </w:r>
            <w:r>
              <w:t xml:space="preserve">, </w:t>
            </w:r>
            <w:r>
              <w:rPr>
                <w:rStyle w:val="VerbatimChar"/>
              </w:rPr>
              <w:t>checkout_pending</w:t>
            </w:r>
            <w:r>
              <w:t xml:space="preserve">, </w:t>
            </w:r>
            <w:r>
              <w:rPr>
                <w:rStyle w:val="VerbatimChar"/>
              </w:rPr>
              <w:t>active</w:t>
            </w:r>
            <w:r>
              <w:t xml:space="preserve">, </w:t>
            </w:r>
            <w:r>
              <w:rPr>
                <w:rStyle w:val="VerbatimChar"/>
              </w:rPr>
              <w:t>past_due</w:t>
            </w:r>
            <w:r>
              <w:t xml:space="preserve">, </w:t>
            </w:r>
            <w:r>
              <w:rPr>
                <w:rStyle w:val="VerbatimChar"/>
              </w:rPr>
              <w:t>canceled</w:t>
            </w:r>
            <w:r>
              <w:t xml:space="preserve">, </w:t>
            </w:r>
            <w:r>
              <w:rPr>
                <w:rStyle w:val="VerbatimChar"/>
              </w:rPr>
              <w:t>unpaid</w:t>
            </w:r>
          </w:p>
        </w:tc>
      </w:tr>
      <w:tr w:rsidR="004B3874" w:rsidRPr="001268DF" w14:paraId="284FD88E" w14:textId="77777777">
        <w:tc>
          <w:tcPr>
            <w:tcW w:w="2640" w:type="dxa"/>
          </w:tcPr>
          <w:p w14:paraId="62CB6099" w14:textId="77777777" w:rsidR="004B3874" w:rsidRDefault="00000000">
            <w:pPr>
              <w:pStyle w:val="Compact"/>
            </w:pPr>
            <w:r>
              <w:rPr>
                <w:rStyle w:val="VerbatimChar"/>
              </w:rPr>
              <w:t>stripe_customer_id</w:t>
            </w:r>
          </w:p>
        </w:tc>
        <w:tc>
          <w:tcPr>
            <w:tcW w:w="2640" w:type="dxa"/>
          </w:tcPr>
          <w:p w14:paraId="2F45B536" w14:textId="77777777" w:rsidR="004B3874" w:rsidRDefault="00000000">
            <w:pPr>
              <w:pStyle w:val="Compact"/>
            </w:pPr>
            <w:r>
              <w:rPr>
                <w:rStyle w:val="VerbatimChar"/>
              </w:rPr>
              <w:t>string</w:t>
            </w:r>
            <w:r>
              <w:t xml:space="preserve"> / </w:t>
            </w:r>
            <w:r>
              <w:rPr>
                <w:rStyle w:val="VerbatimChar"/>
              </w:rPr>
              <w:t>null</w:t>
            </w:r>
          </w:p>
        </w:tc>
        <w:tc>
          <w:tcPr>
            <w:tcW w:w="2640" w:type="dxa"/>
          </w:tcPr>
          <w:p w14:paraId="2045941D" w14:textId="77777777" w:rsidR="004B3874" w:rsidRPr="001268DF" w:rsidRDefault="00000000">
            <w:pPr>
              <w:pStyle w:val="Compact"/>
              <w:rPr>
                <w:lang w:val="de-DE"/>
              </w:rPr>
            </w:pPr>
            <w:r w:rsidRPr="001268DF">
              <w:rPr>
                <w:lang w:val="de-DE"/>
              </w:rPr>
              <w:t>Stripe Customer ID als Beispielanbieterreferenz</w:t>
            </w:r>
          </w:p>
        </w:tc>
      </w:tr>
      <w:tr w:rsidR="004B3874" w14:paraId="63AE3E36" w14:textId="77777777">
        <w:tc>
          <w:tcPr>
            <w:tcW w:w="2640" w:type="dxa"/>
          </w:tcPr>
          <w:p w14:paraId="1A338605" w14:textId="77777777" w:rsidR="004B3874" w:rsidRDefault="00000000">
            <w:pPr>
              <w:pStyle w:val="Compact"/>
            </w:pPr>
            <w:r>
              <w:rPr>
                <w:rStyle w:val="VerbatimChar"/>
              </w:rPr>
              <w:t>stripe_subscription_id</w:t>
            </w:r>
          </w:p>
        </w:tc>
        <w:tc>
          <w:tcPr>
            <w:tcW w:w="2640" w:type="dxa"/>
          </w:tcPr>
          <w:p w14:paraId="45A93DC4" w14:textId="77777777" w:rsidR="004B3874" w:rsidRDefault="00000000">
            <w:pPr>
              <w:pStyle w:val="Compact"/>
            </w:pPr>
            <w:r>
              <w:rPr>
                <w:rStyle w:val="VerbatimChar"/>
              </w:rPr>
              <w:t>string</w:t>
            </w:r>
            <w:r>
              <w:t xml:space="preserve"> / </w:t>
            </w:r>
            <w:r>
              <w:rPr>
                <w:rStyle w:val="VerbatimChar"/>
              </w:rPr>
              <w:t>null</w:t>
            </w:r>
          </w:p>
        </w:tc>
        <w:tc>
          <w:tcPr>
            <w:tcW w:w="2640" w:type="dxa"/>
          </w:tcPr>
          <w:p w14:paraId="08B35AC7" w14:textId="77777777" w:rsidR="004B3874" w:rsidRDefault="00000000">
            <w:pPr>
              <w:pStyle w:val="Compact"/>
            </w:pPr>
            <w:r>
              <w:t>Stripe Subscription ID</w:t>
            </w:r>
          </w:p>
        </w:tc>
      </w:tr>
      <w:tr w:rsidR="004B3874" w:rsidRPr="001268DF" w14:paraId="27287344" w14:textId="77777777">
        <w:tc>
          <w:tcPr>
            <w:tcW w:w="2640" w:type="dxa"/>
          </w:tcPr>
          <w:p w14:paraId="2E95871E" w14:textId="77777777" w:rsidR="004B3874" w:rsidRDefault="00000000">
            <w:pPr>
              <w:pStyle w:val="Compact"/>
            </w:pPr>
            <w:r>
              <w:rPr>
                <w:rStyle w:val="VerbatimChar"/>
              </w:rPr>
              <w:t>billing_email</w:t>
            </w:r>
          </w:p>
        </w:tc>
        <w:tc>
          <w:tcPr>
            <w:tcW w:w="2640" w:type="dxa"/>
          </w:tcPr>
          <w:p w14:paraId="396D5A26" w14:textId="77777777" w:rsidR="004B3874" w:rsidRDefault="00000000">
            <w:pPr>
              <w:pStyle w:val="Compact"/>
            </w:pPr>
            <w:r>
              <w:rPr>
                <w:rStyle w:val="VerbatimChar"/>
              </w:rPr>
              <w:t>string</w:t>
            </w:r>
          </w:p>
        </w:tc>
        <w:tc>
          <w:tcPr>
            <w:tcW w:w="2640" w:type="dxa"/>
          </w:tcPr>
          <w:p w14:paraId="33282BE3" w14:textId="77777777" w:rsidR="004B3874" w:rsidRPr="001268DF" w:rsidRDefault="00000000">
            <w:pPr>
              <w:pStyle w:val="Compact"/>
              <w:rPr>
                <w:lang w:val="de-DE"/>
              </w:rPr>
            </w:pPr>
            <w:r w:rsidRPr="001268DF">
              <w:rPr>
                <w:lang w:val="de-DE"/>
              </w:rPr>
              <w:t>E-Mail für Rechnungs- und Zahlungsinformationen</w:t>
            </w:r>
          </w:p>
        </w:tc>
      </w:tr>
      <w:tr w:rsidR="004B3874" w14:paraId="0B5C41F0" w14:textId="77777777">
        <w:tc>
          <w:tcPr>
            <w:tcW w:w="2640" w:type="dxa"/>
          </w:tcPr>
          <w:p w14:paraId="55DABC56" w14:textId="77777777" w:rsidR="004B3874" w:rsidRDefault="00000000">
            <w:pPr>
              <w:pStyle w:val="Compact"/>
            </w:pPr>
            <w:r>
              <w:rPr>
                <w:rStyle w:val="VerbatimChar"/>
              </w:rPr>
              <w:t>created_at</w:t>
            </w:r>
          </w:p>
        </w:tc>
        <w:tc>
          <w:tcPr>
            <w:tcW w:w="2640" w:type="dxa"/>
          </w:tcPr>
          <w:p w14:paraId="437817C4" w14:textId="77777777" w:rsidR="004B3874" w:rsidRDefault="00000000">
            <w:pPr>
              <w:pStyle w:val="Compact"/>
            </w:pPr>
            <w:r>
              <w:rPr>
                <w:rStyle w:val="VerbatimChar"/>
              </w:rPr>
              <w:t>datetime string</w:t>
            </w:r>
          </w:p>
        </w:tc>
        <w:tc>
          <w:tcPr>
            <w:tcW w:w="2640" w:type="dxa"/>
          </w:tcPr>
          <w:p w14:paraId="7134A2F3" w14:textId="77777777" w:rsidR="004B3874" w:rsidRDefault="00000000">
            <w:pPr>
              <w:pStyle w:val="Compact"/>
            </w:pPr>
            <w:r>
              <w:t>Registrierungszeitpunkt</w:t>
            </w:r>
          </w:p>
        </w:tc>
      </w:tr>
      <w:tr w:rsidR="004B3874" w14:paraId="7D0569C5" w14:textId="77777777">
        <w:tc>
          <w:tcPr>
            <w:tcW w:w="2640" w:type="dxa"/>
          </w:tcPr>
          <w:p w14:paraId="6D5A38D3" w14:textId="77777777" w:rsidR="004B3874" w:rsidRDefault="00000000">
            <w:pPr>
              <w:pStyle w:val="Compact"/>
            </w:pPr>
            <w:r>
              <w:rPr>
                <w:rStyle w:val="VerbatimChar"/>
              </w:rPr>
              <w:t>updated_at</w:t>
            </w:r>
          </w:p>
        </w:tc>
        <w:tc>
          <w:tcPr>
            <w:tcW w:w="2640" w:type="dxa"/>
          </w:tcPr>
          <w:p w14:paraId="3942F009" w14:textId="77777777" w:rsidR="004B3874" w:rsidRDefault="00000000">
            <w:pPr>
              <w:pStyle w:val="Compact"/>
            </w:pPr>
            <w:r>
              <w:rPr>
                <w:rStyle w:val="VerbatimChar"/>
              </w:rPr>
              <w:t>datetime string</w:t>
            </w:r>
          </w:p>
        </w:tc>
        <w:tc>
          <w:tcPr>
            <w:tcW w:w="2640" w:type="dxa"/>
          </w:tcPr>
          <w:p w14:paraId="57FF6CFF" w14:textId="77777777" w:rsidR="004B3874" w:rsidRDefault="00000000">
            <w:pPr>
              <w:pStyle w:val="Compact"/>
            </w:pPr>
            <w:r>
              <w:t>Letzte Änderung</w:t>
            </w:r>
          </w:p>
        </w:tc>
      </w:tr>
    </w:tbl>
    <w:p w14:paraId="53B7A36D" w14:textId="77777777" w:rsidR="004B3874" w:rsidRDefault="00000000">
      <w:pPr>
        <w:pStyle w:val="berschrift3"/>
      </w:pPr>
      <w:bookmarkStart w:id="18" w:name="partner-subscription"/>
      <w:bookmarkEnd w:id="17"/>
      <w:r>
        <w:t>4.8 Partner Subscription</w:t>
      </w:r>
    </w:p>
    <w:p w14:paraId="470565FD" w14:textId="77777777" w:rsidR="004B3874" w:rsidRPr="001268DF" w:rsidRDefault="00000000">
      <w:pPr>
        <w:pStyle w:val="FirstParagraph"/>
        <w:rPr>
          <w:lang w:val="de-DE"/>
        </w:rPr>
      </w:pPr>
      <w:r w:rsidRPr="001268DF">
        <w:rPr>
          <w:lang w:val="de-DE"/>
        </w:rPr>
        <w:t>Partner Subscriptions speichern den lokalen Abo-Zustand unabhängig vom konkreten Zahlungsanbieter.</w:t>
      </w:r>
    </w:p>
    <w:tbl>
      <w:tblPr>
        <w:tblStyle w:val="Table"/>
        <w:tblW w:w="5000" w:type="pct"/>
        <w:tblLayout w:type="fixed"/>
        <w:tblLook w:val="0020" w:firstRow="1" w:lastRow="0" w:firstColumn="0" w:lastColumn="0" w:noHBand="0" w:noVBand="0"/>
      </w:tblPr>
      <w:tblGrid>
        <w:gridCol w:w="3208"/>
        <w:gridCol w:w="3207"/>
        <w:gridCol w:w="3207"/>
      </w:tblGrid>
      <w:tr w:rsidR="004B3874" w14:paraId="262EF3EC"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266923" w14:textId="77777777" w:rsidR="004B3874" w:rsidRDefault="00000000">
            <w:pPr>
              <w:pStyle w:val="Compact"/>
            </w:pPr>
            <w:r>
              <w:t>Feld</w:t>
            </w:r>
          </w:p>
        </w:tc>
        <w:tc>
          <w:tcPr>
            <w:tcW w:w="2640" w:type="dxa"/>
          </w:tcPr>
          <w:p w14:paraId="1D9C2F78" w14:textId="77777777" w:rsidR="004B3874" w:rsidRDefault="00000000">
            <w:pPr>
              <w:pStyle w:val="Compact"/>
            </w:pPr>
            <w:r>
              <w:t>Datentyp</w:t>
            </w:r>
          </w:p>
        </w:tc>
        <w:tc>
          <w:tcPr>
            <w:tcW w:w="2640" w:type="dxa"/>
          </w:tcPr>
          <w:p w14:paraId="0BD5DA93" w14:textId="77777777" w:rsidR="004B3874" w:rsidRDefault="00000000">
            <w:pPr>
              <w:pStyle w:val="Compact"/>
            </w:pPr>
            <w:r>
              <w:t>Kurzbeschreibung</w:t>
            </w:r>
          </w:p>
        </w:tc>
      </w:tr>
      <w:tr w:rsidR="004B3874" w14:paraId="41A42DF2" w14:textId="77777777">
        <w:tc>
          <w:tcPr>
            <w:tcW w:w="2640" w:type="dxa"/>
          </w:tcPr>
          <w:p w14:paraId="72507940" w14:textId="77777777" w:rsidR="004B3874" w:rsidRDefault="00000000">
            <w:pPr>
              <w:pStyle w:val="Compact"/>
            </w:pPr>
            <w:r>
              <w:rPr>
                <w:rStyle w:val="VerbatimChar"/>
              </w:rPr>
              <w:t>_id</w:t>
            </w:r>
          </w:p>
        </w:tc>
        <w:tc>
          <w:tcPr>
            <w:tcW w:w="2640" w:type="dxa"/>
          </w:tcPr>
          <w:p w14:paraId="14488842" w14:textId="77777777" w:rsidR="004B3874" w:rsidRDefault="00000000">
            <w:pPr>
              <w:pStyle w:val="Compact"/>
            </w:pPr>
            <w:r>
              <w:rPr>
                <w:rStyle w:val="VerbatimChar"/>
              </w:rPr>
              <w:t>ObjectId</w:t>
            </w:r>
          </w:p>
        </w:tc>
        <w:tc>
          <w:tcPr>
            <w:tcW w:w="2640" w:type="dxa"/>
          </w:tcPr>
          <w:p w14:paraId="3DA01721" w14:textId="77777777" w:rsidR="004B3874" w:rsidRDefault="00000000">
            <w:pPr>
              <w:pStyle w:val="Compact"/>
            </w:pPr>
            <w:r>
              <w:t>Eindeutige technische ID</w:t>
            </w:r>
          </w:p>
        </w:tc>
      </w:tr>
      <w:tr w:rsidR="004B3874" w14:paraId="5D2739D4" w14:textId="77777777">
        <w:tc>
          <w:tcPr>
            <w:tcW w:w="2640" w:type="dxa"/>
          </w:tcPr>
          <w:p w14:paraId="52837867" w14:textId="77777777" w:rsidR="004B3874" w:rsidRDefault="00000000">
            <w:pPr>
              <w:pStyle w:val="Compact"/>
            </w:pPr>
            <w:r>
              <w:rPr>
                <w:rStyle w:val="VerbatimChar"/>
              </w:rPr>
              <w:t>partner_id</w:t>
            </w:r>
          </w:p>
        </w:tc>
        <w:tc>
          <w:tcPr>
            <w:tcW w:w="2640" w:type="dxa"/>
          </w:tcPr>
          <w:p w14:paraId="18AED8F1" w14:textId="77777777" w:rsidR="004B3874" w:rsidRDefault="00000000">
            <w:pPr>
              <w:pStyle w:val="Compact"/>
            </w:pPr>
            <w:r>
              <w:rPr>
                <w:rStyle w:val="VerbatimChar"/>
              </w:rPr>
              <w:t>string</w:t>
            </w:r>
          </w:p>
        </w:tc>
        <w:tc>
          <w:tcPr>
            <w:tcW w:w="2640" w:type="dxa"/>
          </w:tcPr>
          <w:p w14:paraId="06C56102" w14:textId="77777777" w:rsidR="004B3874" w:rsidRDefault="00000000">
            <w:pPr>
              <w:pStyle w:val="Compact"/>
            </w:pPr>
            <w:r>
              <w:t>Referenz auf Partnerorganisation</w:t>
            </w:r>
          </w:p>
        </w:tc>
      </w:tr>
      <w:tr w:rsidR="004B3874" w14:paraId="6D37568B" w14:textId="77777777">
        <w:tc>
          <w:tcPr>
            <w:tcW w:w="2640" w:type="dxa"/>
          </w:tcPr>
          <w:p w14:paraId="44E26B62" w14:textId="77777777" w:rsidR="004B3874" w:rsidRDefault="00000000">
            <w:pPr>
              <w:pStyle w:val="Compact"/>
            </w:pPr>
            <w:r>
              <w:rPr>
                <w:rStyle w:val="VerbatimChar"/>
              </w:rPr>
              <w:t>provider</w:t>
            </w:r>
          </w:p>
        </w:tc>
        <w:tc>
          <w:tcPr>
            <w:tcW w:w="2640" w:type="dxa"/>
          </w:tcPr>
          <w:p w14:paraId="3D3E619F" w14:textId="77777777" w:rsidR="004B3874" w:rsidRDefault="00000000">
            <w:pPr>
              <w:pStyle w:val="Compact"/>
            </w:pPr>
            <w:r>
              <w:rPr>
                <w:rStyle w:val="VerbatimChar"/>
              </w:rPr>
              <w:t>enum</w:t>
            </w:r>
          </w:p>
        </w:tc>
        <w:tc>
          <w:tcPr>
            <w:tcW w:w="2640" w:type="dxa"/>
          </w:tcPr>
          <w:p w14:paraId="1D33F47E" w14:textId="77777777" w:rsidR="004B3874" w:rsidRDefault="00000000">
            <w:pPr>
              <w:pStyle w:val="Compact"/>
            </w:pPr>
            <w:r>
              <w:t xml:space="preserve">Zahlungsanbieter, z. B. </w:t>
            </w:r>
            <w:r>
              <w:rPr>
                <w:rStyle w:val="VerbatimChar"/>
              </w:rPr>
              <w:t>stripe</w:t>
            </w:r>
          </w:p>
        </w:tc>
      </w:tr>
      <w:tr w:rsidR="004B3874" w14:paraId="586506FC" w14:textId="77777777">
        <w:tc>
          <w:tcPr>
            <w:tcW w:w="2640" w:type="dxa"/>
          </w:tcPr>
          <w:p w14:paraId="7F000B5A" w14:textId="77777777" w:rsidR="004B3874" w:rsidRDefault="00000000">
            <w:pPr>
              <w:pStyle w:val="Compact"/>
            </w:pPr>
            <w:r>
              <w:rPr>
                <w:rStyle w:val="VerbatimChar"/>
              </w:rPr>
              <w:t>provider_customer_id</w:t>
            </w:r>
          </w:p>
        </w:tc>
        <w:tc>
          <w:tcPr>
            <w:tcW w:w="2640" w:type="dxa"/>
          </w:tcPr>
          <w:p w14:paraId="3FC07B73" w14:textId="77777777" w:rsidR="004B3874" w:rsidRDefault="00000000">
            <w:pPr>
              <w:pStyle w:val="Compact"/>
            </w:pPr>
            <w:r>
              <w:rPr>
                <w:rStyle w:val="VerbatimChar"/>
              </w:rPr>
              <w:t>string</w:t>
            </w:r>
          </w:p>
        </w:tc>
        <w:tc>
          <w:tcPr>
            <w:tcW w:w="2640" w:type="dxa"/>
          </w:tcPr>
          <w:p w14:paraId="564CB914" w14:textId="77777777" w:rsidR="004B3874" w:rsidRDefault="00000000">
            <w:pPr>
              <w:pStyle w:val="Compact"/>
            </w:pPr>
            <w:r>
              <w:t>Customer-ID beim Zahlungsanbieter</w:t>
            </w:r>
          </w:p>
        </w:tc>
      </w:tr>
      <w:tr w:rsidR="004B3874" w14:paraId="56B1C3C3" w14:textId="77777777">
        <w:tc>
          <w:tcPr>
            <w:tcW w:w="2640" w:type="dxa"/>
          </w:tcPr>
          <w:p w14:paraId="36C9DFC4" w14:textId="77777777" w:rsidR="004B3874" w:rsidRDefault="00000000">
            <w:pPr>
              <w:pStyle w:val="Compact"/>
            </w:pPr>
            <w:r>
              <w:rPr>
                <w:rStyle w:val="VerbatimChar"/>
              </w:rPr>
              <w:t>provider_subscription_id</w:t>
            </w:r>
          </w:p>
        </w:tc>
        <w:tc>
          <w:tcPr>
            <w:tcW w:w="2640" w:type="dxa"/>
          </w:tcPr>
          <w:p w14:paraId="799A4375" w14:textId="77777777" w:rsidR="004B3874" w:rsidRDefault="00000000">
            <w:pPr>
              <w:pStyle w:val="Compact"/>
            </w:pPr>
            <w:r>
              <w:rPr>
                <w:rStyle w:val="VerbatimChar"/>
              </w:rPr>
              <w:t>string</w:t>
            </w:r>
          </w:p>
        </w:tc>
        <w:tc>
          <w:tcPr>
            <w:tcW w:w="2640" w:type="dxa"/>
          </w:tcPr>
          <w:p w14:paraId="2E1AD6DE" w14:textId="77777777" w:rsidR="004B3874" w:rsidRDefault="00000000">
            <w:pPr>
              <w:pStyle w:val="Compact"/>
            </w:pPr>
            <w:r>
              <w:t>Subscription-ID beim Zahlungsanbieter</w:t>
            </w:r>
          </w:p>
        </w:tc>
      </w:tr>
      <w:tr w:rsidR="004B3874" w14:paraId="720CDBDA" w14:textId="77777777">
        <w:tc>
          <w:tcPr>
            <w:tcW w:w="2640" w:type="dxa"/>
          </w:tcPr>
          <w:p w14:paraId="7CAFE3C2" w14:textId="77777777" w:rsidR="004B3874" w:rsidRDefault="00000000">
            <w:pPr>
              <w:pStyle w:val="Compact"/>
            </w:pPr>
            <w:r>
              <w:rPr>
                <w:rStyle w:val="VerbatimChar"/>
              </w:rPr>
              <w:t>plan_id</w:t>
            </w:r>
          </w:p>
        </w:tc>
        <w:tc>
          <w:tcPr>
            <w:tcW w:w="2640" w:type="dxa"/>
          </w:tcPr>
          <w:p w14:paraId="02C1741B" w14:textId="77777777" w:rsidR="004B3874" w:rsidRDefault="00000000">
            <w:pPr>
              <w:pStyle w:val="Compact"/>
            </w:pPr>
            <w:r>
              <w:rPr>
                <w:rStyle w:val="VerbatimChar"/>
              </w:rPr>
              <w:t>string</w:t>
            </w:r>
          </w:p>
        </w:tc>
        <w:tc>
          <w:tcPr>
            <w:tcW w:w="2640" w:type="dxa"/>
          </w:tcPr>
          <w:p w14:paraId="528FCF34" w14:textId="77777777" w:rsidR="004B3874" w:rsidRDefault="00000000">
            <w:pPr>
              <w:pStyle w:val="Compact"/>
            </w:pPr>
            <w:r>
              <w:t>Interner Tarif oder Preisplan</w:t>
            </w:r>
          </w:p>
        </w:tc>
      </w:tr>
      <w:tr w:rsidR="004B3874" w14:paraId="2591FEC8" w14:textId="77777777">
        <w:tc>
          <w:tcPr>
            <w:tcW w:w="2640" w:type="dxa"/>
          </w:tcPr>
          <w:p w14:paraId="725B227E" w14:textId="77777777" w:rsidR="004B3874" w:rsidRDefault="00000000">
            <w:pPr>
              <w:pStyle w:val="Compact"/>
            </w:pPr>
            <w:r>
              <w:rPr>
                <w:rStyle w:val="VerbatimChar"/>
              </w:rPr>
              <w:t>status</w:t>
            </w:r>
          </w:p>
        </w:tc>
        <w:tc>
          <w:tcPr>
            <w:tcW w:w="2640" w:type="dxa"/>
          </w:tcPr>
          <w:p w14:paraId="2D4735FC" w14:textId="77777777" w:rsidR="004B3874" w:rsidRDefault="00000000">
            <w:pPr>
              <w:pStyle w:val="Compact"/>
            </w:pPr>
            <w:r>
              <w:rPr>
                <w:rStyle w:val="VerbatimChar"/>
              </w:rPr>
              <w:t>enum</w:t>
            </w:r>
          </w:p>
        </w:tc>
        <w:tc>
          <w:tcPr>
            <w:tcW w:w="2640" w:type="dxa"/>
          </w:tcPr>
          <w:p w14:paraId="1FEEC1EA" w14:textId="77777777" w:rsidR="004B3874" w:rsidRDefault="00000000">
            <w:pPr>
              <w:pStyle w:val="Compact"/>
            </w:pPr>
            <w:r>
              <w:rPr>
                <w:rStyle w:val="VerbatimChar"/>
              </w:rPr>
              <w:t>incomplete</w:t>
            </w:r>
            <w:r>
              <w:t xml:space="preserve">, </w:t>
            </w:r>
            <w:r>
              <w:rPr>
                <w:rStyle w:val="VerbatimChar"/>
              </w:rPr>
              <w:t>trialing</w:t>
            </w:r>
            <w:r>
              <w:t xml:space="preserve">, </w:t>
            </w:r>
            <w:r>
              <w:rPr>
                <w:rStyle w:val="VerbatimChar"/>
              </w:rPr>
              <w:t>active</w:t>
            </w:r>
            <w:r>
              <w:t xml:space="preserve">, </w:t>
            </w:r>
            <w:r>
              <w:rPr>
                <w:rStyle w:val="VerbatimChar"/>
              </w:rPr>
              <w:t>past_due</w:t>
            </w:r>
            <w:r>
              <w:t xml:space="preserve">, </w:t>
            </w:r>
            <w:r>
              <w:rPr>
                <w:rStyle w:val="VerbatimChar"/>
              </w:rPr>
              <w:t>unpaid</w:t>
            </w:r>
            <w:r>
              <w:t xml:space="preserve">, </w:t>
            </w:r>
            <w:r>
              <w:rPr>
                <w:rStyle w:val="VerbatimChar"/>
              </w:rPr>
              <w:t>canceled</w:t>
            </w:r>
          </w:p>
        </w:tc>
      </w:tr>
      <w:tr w:rsidR="004B3874" w14:paraId="2B4F3A36" w14:textId="77777777">
        <w:tc>
          <w:tcPr>
            <w:tcW w:w="2640" w:type="dxa"/>
          </w:tcPr>
          <w:p w14:paraId="6CE81126" w14:textId="77777777" w:rsidR="004B3874" w:rsidRDefault="00000000">
            <w:pPr>
              <w:pStyle w:val="Compact"/>
            </w:pPr>
            <w:r>
              <w:rPr>
                <w:rStyle w:val="VerbatimChar"/>
              </w:rPr>
              <w:t>current_period_start</w:t>
            </w:r>
          </w:p>
        </w:tc>
        <w:tc>
          <w:tcPr>
            <w:tcW w:w="2640" w:type="dxa"/>
          </w:tcPr>
          <w:p w14:paraId="1DE6DE7C" w14:textId="77777777" w:rsidR="004B3874" w:rsidRDefault="00000000">
            <w:pPr>
              <w:pStyle w:val="Compact"/>
            </w:pPr>
            <w:r>
              <w:rPr>
                <w:rStyle w:val="VerbatimChar"/>
              </w:rPr>
              <w:t>datetime string</w:t>
            </w:r>
          </w:p>
        </w:tc>
        <w:tc>
          <w:tcPr>
            <w:tcW w:w="2640" w:type="dxa"/>
          </w:tcPr>
          <w:p w14:paraId="3CF2024E" w14:textId="77777777" w:rsidR="004B3874" w:rsidRDefault="00000000">
            <w:pPr>
              <w:pStyle w:val="Compact"/>
            </w:pPr>
            <w:r>
              <w:t>Beginn der aktuellen Abrechnungsperiode</w:t>
            </w:r>
          </w:p>
        </w:tc>
      </w:tr>
      <w:tr w:rsidR="004B3874" w14:paraId="43092E5C" w14:textId="77777777">
        <w:tc>
          <w:tcPr>
            <w:tcW w:w="2640" w:type="dxa"/>
          </w:tcPr>
          <w:p w14:paraId="1978F539" w14:textId="77777777" w:rsidR="004B3874" w:rsidRDefault="00000000">
            <w:pPr>
              <w:pStyle w:val="Compact"/>
            </w:pPr>
            <w:r>
              <w:rPr>
                <w:rStyle w:val="VerbatimChar"/>
              </w:rPr>
              <w:t>current_period_end</w:t>
            </w:r>
          </w:p>
        </w:tc>
        <w:tc>
          <w:tcPr>
            <w:tcW w:w="2640" w:type="dxa"/>
          </w:tcPr>
          <w:p w14:paraId="506449BF" w14:textId="77777777" w:rsidR="004B3874" w:rsidRDefault="00000000">
            <w:pPr>
              <w:pStyle w:val="Compact"/>
            </w:pPr>
            <w:r>
              <w:rPr>
                <w:rStyle w:val="VerbatimChar"/>
              </w:rPr>
              <w:t>datetime string</w:t>
            </w:r>
          </w:p>
        </w:tc>
        <w:tc>
          <w:tcPr>
            <w:tcW w:w="2640" w:type="dxa"/>
          </w:tcPr>
          <w:p w14:paraId="326E0D83" w14:textId="77777777" w:rsidR="004B3874" w:rsidRDefault="00000000">
            <w:pPr>
              <w:pStyle w:val="Compact"/>
            </w:pPr>
            <w:r>
              <w:t>Ende der aktuellen Abrechnungsperiode</w:t>
            </w:r>
          </w:p>
        </w:tc>
      </w:tr>
      <w:tr w:rsidR="004B3874" w14:paraId="0ACC399E" w14:textId="77777777">
        <w:tc>
          <w:tcPr>
            <w:tcW w:w="2640" w:type="dxa"/>
          </w:tcPr>
          <w:p w14:paraId="52445C1B" w14:textId="77777777" w:rsidR="004B3874" w:rsidRDefault="00000000">
            <w:pPr>
              <w:pStyle w:val="Compact"/>
            </w:pPr>
            <w:r>
              <w:rPr>
                <w:rStyle w:val="VerbatimChar"/>
              </w:rPr>
              <w:t>cancel_at_period_end</w:t>
            </w:r>
          </w:p>
        </w:tc>
        <w:tc>
          <w:tcPr>
            <w:tcW w:w="2640" w:type="dxa"/>
          </w:tcPr>
          <w:p w14:paraId="238E6C19" w14:textId="77777777" w:rsidR="004B3874" w:rsidRDefault="00000000">
            <w:pPr>
              <w:pStyle w:val="Compact"/>
            </w:pPr>
            <w:r>
              <w:rPr>
                <w:rStyle w:val="VerbatimChar"/>
              </w:rPr>
              <w:t>boolean</w:t>
            </w:r>
          </w:p>
        </w:tc>
        <w:tc>
          <w:tcPr>
            <w:tcW w:w="2640" w:type="dxa"/>
          </w:tcPr>
          <w:p w14:paraId="29D5D154" w14:textId="77777777" w:rsidR="004B3874" w:rsidRDefault="00000000">
            <w:pPr>
              <w:pStyle w:val="Compact"/>
            </w:pPr>
            <w:r>
              <w:t xml:space="preserve">Kündigung zum </w:t>
            </w:r>
            <w:r>
              <w:lastRenderedPageBreak/>
              <w:t>Periodenende vorgemerkt</w:t>
            </w:r>
          </w:p>
        </w:tc>
      </w:tr>
      <w:tr w:rsidR="004B3874" w14:paraId="31EAD7FB" w14:textId="77777777">
        <w:tc>
          <w:tcPr>
            <w:tcW w:w="2640" w:type="dxa"/>
          </w:tcPr>
          <w:p w14:paraId="57CB1B6B" w14:textId="77777777" w:rsidR="004B3874" w:rsidRDefault="00000000">
            <w:pPr>
              <w:pStyle w:val="Compact"/>
            </w:pPr>
            <w:r>
              <w:rPr>
                <w:rStyle w:val="VerbatimChar"/>
              </w:rPr>
              <w:lastRenderedPageBreak/>
              <w:t>created_at</w:t>
            </w:r>
          </w:p>
        </w:tc>
        <w:tc>
          <w:tcPr>
            <w:tcW w:w="2640" w:type="dxa"/>
          </w:tcPr>
          <w:p w14:paraId="25E7BA7B" w14:textId="77777777" w:rsidR="004B3874" w:rsidRDefault="00000000">
            <w:pPr>
              <w:pStyle w:val="Compact"/>
            </w:pPr>
            <w:r>
              <w:rPr>
                <w:rStyle w:val="VerbatimChar"/>
              </w:rPr>
              <w:t>datetime string</w:t>
            </w:r>
          </w:p>
        </w:tc>
        <w:tc>
          <w:tcPr>
            <w:tcW w:w="2640" w:type="dxa"/>
          </w:tcPr>
          <w:p w14:paraId="45E9B5A8" w14:textId="77777777" w:rsidR="004B3874" w:rsidRDefault="00000000">
            <w:pPr>
              <w:pStyle w:val="Compact"/>
            </w:pPr>
            <w:r>
              <w:t>Erstellzeitpunkt</w:t>
            </w:r>
          </w:p>
        </w:tc>
      </w:tr>
      <w:tr w:rsidR="004B3874" w14:paraId="3BE1152A" w14:textId="77777777">
        <w:tc>
          <w:tcPr>
            <w:tcW w:w="2640" w:type="dxa"/>
          </w:tcPr>
          <w:p w14:paraId="196C8BE2" w14:textId="77777777" w:rsidR="004B3874" w:rsidRDefault="00000000">
            <w:pPr>
              <w:pStyle w:val="Compact"/>
            </w:pPr>
            <w:r>
              <w:rPr>
                <w:rStyle w:val="VerbatimChar"/>
              </w:rPr>
              <w:t>updated_at</w:t>
            </w:r>
          </w:p>
        </w:tc>
        <w:tc>
          <w:tcPr>
            <w:tcW w:w="2640" w:type="dxa"/>
          </w:tcPr>
          <w:p w14:paraId="743F0C74" w14:textId="77777777" w:rsidR="004B3874" w:rsidRDefault="00000000">
            <w:pPr>
              <w:pStyle w:val="Compact"/>
            </w:pPr>
            <w:r>
              <w:rPr>
                <w:rStyle w:val="VerbatimChar"/>
              </w:rPr>
              <w:t>datetime string</w:t>
            </w:r>
          </w:p>
        </w:tc>
        <w:tc>
          <w:tcPr>
            <w:tcW w:w="2640" w:type="dxa"/>
          </w:tcPr>
          <w:p w14:paraId="31CDB68D" w14:textId="77777777" w:rsidR="004B3874" w:rsidRDefault="00000000">
            <w:pPr>
              <w:pStyle w:val="Compact"/>
            </w:pPr>
            <w:r>
              <w:t>Letzte Synchronisierung</w:t>
            </w:r>
          </w:p>
        </w:tc>
      </w:tr>
    </w:tbl>
    <w:p w14:paraId="44F5D336" w14:textId="77777777" w:rsidR="004B3874" w:rsidRDefault="00000000">
      <w:pPr>
        <w:pStyle w:val="berschrift3"/>
      </w:pPr>
      <w:bookmarkStart w:id="19" w:name="billing-event"/>
      <w:bookmarkEnd w:id="18"/>
      <w:r>
        <w:t>4.9 Billing Event</w:t>
      </w:r>
    </w:p>
    <w:p w14:paraId="25B48820" w14:textId="77777777" w:rsidR="004B3874" w:rsidRPr="001268DF" w:rsidRDefault="00000000">
      <w:pPr>
        <w:pStyle w:val="FirstParagraph"/>
        <w:rPr>
          <w:lang w:val="de-DE"/>
        </w:rPr>
      </w:pPr>
      <w:r w:rsidRPr="001268DF">
        <w:rPr>
          <w:lang w:val="de-DE"/>
        </w:rPr>
        <w:t>Billing Events sind die interne, revisionsfähige Grundlage der Abrechnung pro abgeschlossenem Nutzer-Meilenstein.</w:t>
      </w:r>
    </w:p>
    <w:tbl>
      <w:tblPr>
        <w:tblStyle w:val="Table"/>
        <w:tblW w:w="5000" w:type="pct"/>
        <w:tblLayout w:type="fixed"/>
        <w:tblLook w:val="0020" w:firstRow="1" w:lastRow="0" w:firstColumn="0" w:lastColumn="0" w:noHBand="0" w:noVBand="0"/>
      </w:tblPr>
      <w:tblGrid>
        <w:gridCol w:w="3208"/>
        <w:gridCol w:w="3207"/>
        <w:gridCol w:w="3207"/>
      </w:tblGrid>
      <w:tr w:rsidR="004B3874" w14:paraId="2E4472C7"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D6EE5F" w14:textId="77777777" w:rsidR="004B3874" w:rsidRDefault="00000000">
            <w:pPr>
              <w:pStyle w:val="Compact"/>
            </w:pPr>
            <w:r>
              <w:t>Feld</w:t>
            </w:r>
          </w:p>
        </w:tc>
        <w:tc>
          <w:tcPr>
            <w:tcW w:w="2640" w:type="dxa"/>
          </w:tcPr>
          <w:p w14:paraId="65837592" w14:textId="77777777" w:rsidR="004B3874" w:rsidRDefault="00000000">
            <w:pPr>
              <w:pStyle w:val="Compact"/>
            </w:pPr>
            <w:r>
              <w:t>Datentyp</w:t>
            </w:r>
          </w:p>
        </w:tc>
        <w:tc>
          <w:tcPr>
            <w:tcW w:w="2640" w:type="dxa"/>
          </w:tcPr>
          <w:p w14:paraId="7F4251AE" w14:textId="77777777" w:rsidR="004B3874" w:rsidRDefault="00000000">
            <w:pPr>
              <w:pStyle w:val="Compact"/>
            </w:pPr>
            <w:r>
              <w:t>Kurzbeschreibung</w:t>
            </w:r>
          </w:p>
        </w:tc>
      </w:tr>
      <w:tr w:rsidR="004B3874" w14:paraId="751EFE48" w14:textId="77777777">
        <w:tc>
          <w:tcPr>
            <w:tcW w:w="2640" w:type="dxa"/>
          </w:tcPr>
          <w:p w14:paraId="12F40BCC" w14:textId="77777777" w:rsidR="004B3874" w:rsidRDefault="00000000">
            <w:pPr>
              <w:pStyle w:val="Compact"/>
            </w:pPr>
            <w:r>
              <w:rPr>
                <w:rStyle w:val="VerbatimChar"/>
              </w:rPr>
              <w:t>_id</w:t>
            </w:r>
          </w:p>
        </w:tc>
        <w:tc>
          <w:tcPr>
            <w:tcW w:w="2640" w:type="dxa"/>
          </w:tcPr>
          <w:p w14:paraId="377539DF" w14:textId="77777777" w:rsidR="004B3874" w:rsidRDefault="00000000">
            <w:pPr>
              <w:pStyle w:val="Compact"/>
            </w:pPr>
            <w:r>
              <w:rPr>
                <w:rStyle w:val="VerbatimChar"/>
              </w:rPr>
              <w:t>ObjectId</w:t>
            </w:r>
          </w:p>
        </w:tc>
        <w:tc>
          <w:tcPr>
            <w:tcW w:w="2640" w:type="dxa"/>
          </w:tcPr>
          <w:p w14:paraId="2739F2A9" w14:textId="77777777" w:rsidR="004B3874" w:rsidRDefault="00000000">
            <w:pPr>
              <w:pStyle w:val="Compact"/>
            </w:pPr>
            <w:r>
              <w:t>Eindeutige technische ID</w:t>
            </w:r>
          </w:p>
        </w:tc>
      </w:tr>
      <w:tr w:rsidR="004B3874" w14:paraId="359DAEB3" w14:textId="77777777">
        <w:tc>
          <w:tcPr>
            <w:tcW w:w="2640" w:type="dxa"/>
          </w:tcPr>
          <w:p w14:paraId="410DF589" w14:textId="77777777" w:rsidR="004B3874" w:rsidRDefault="00000000">
            <w:pPr>
              <w:pStyle w:val="Compact"/>
            </w:pPr>
            <w:r>
              <w:rPr>
                <w:rStyle w:val="VerbatimChar"/>
              </w:rPr>
              <w:t>event_key</w:t>
            </w:r>
          </w:p>
        </w:tc>
        <w:tc>
          <w:tcPr>
            <w:tcW w:w="2640" w:type="dxa"/>
          </w:tcPr>
          <w:p w14:paraId="4F915977" w14:textId="77777777" w:rsidR="004B3874" w:rsidRDefault="00000000">
            <w:pPr>
              <w:pStyle w:val="Compact"/>
            </w:pPr>
            <w:r>
              <w:rPr>
                <w:rStyle w:val="VerbatimChar"/>
              </w:rPr>
              <w:t>string</w:t>
            </w:r>
          </w:p>
        </w:tc>
        <w:tc>
          <w:tcPr>
            <w:tcW w:w="2640" w:type="dxa"/>
          </w:tcPr>
          <w:p w14:paraId="16221C20" w14:textId="77777777" w:rsidR="004B3874" w:rsidRDefault="00000000">
            <w:pPr>
              <w:pStyle w:val="Compact"/>
            </w:pPr>
            <w:r>
              <w:t xml:space="preserve">Idempotenzschlüssel, z. B. </w:t>
            </w:r>
            <w:r>
              <w:rPr>
                <w:rStyle w:val="VerbatimChar"/>
              </w:rPr>
              <w:t>partner_id:user_id:step_id</w:t>
            </w:r>
          </w:p>
        </w:tc>
      </w:tr>
      <w:tr w:rsidR="004B3874" w14:paraId="744FB681" w14:textId="77777777">
        <w:tc>
          <w:tcPr>
            <w:tcW w:w="2640" w:type="dxa"/>
          </w:tcPr>
          <w:p w14:paraId="7D43CFE8" w14:textId="77777777" w:rsidR="004B3874" w:rsidRDefault="00000000">
            <w:pPr>
              <w:pStyle w:val="Compact"/>
            </w:pPr>
            <w:r>
              <w:rPr>
                <w:rStyle w:val="VerbatimChar"/>
              </w:rPr>
              <w:t>partner_id</w:t>
            </w:r>
          </w:p>
        </w:tc>
        <w:tc>
          <w:tcPr>
            <w:tcW w:w="2640" w:type="dxa"/>
          </w:tcPr>
          <w:p w14:paraId="2D8BF10B" w14:textId="77777777" w:rsidR="004B3874" w:rsidRDefault="00000000">
            <w:pPr>
              <w:pStyle w:val="Compact"/>
            </w:pPr>
            <w:r>
              <w:rPr>
                <w:rStyle w:val="VerbatimChar"/>
              </w:rPr>
              <w:t>string</w:t>
            </w:r>
          </w:p>
        </w:tc>
        <w:tc>
          <w:tcPr>
            <w:tcW w:w="2640" w:type="dxa"/>
          </w:tcPr>
          <w:p w14:paraId="6CAAECEA" w14:textId="77777777" w:rsidR="004B3874" w:rsidRDefault="00000000">
            <w:pPr>
              <w:pStyle w:val="Compact"/>
            </w:pPr>
            <w:r>
              <w:t>Abzurechnender Partner</w:t>
            </w:r>
          </w:p>
        </w:tc>
      </w:tr>
      <w:tr w:rsidR="004B3874" w:rsidRPr="001268DF" w14:paraId="18B312DF" w14:textId="77777777">
        <w:tc>
          <w:tcPr>
            <w:tcW w:w="2640" w:type="dxa"/>
          </w:tcPr>
          <w:p w14:paraId="3119697A" w14:textId="77777777" w:rsidR="004B3874" w:rsidRDefault="00000000">
            <w:pPr>
              <w:pStyle w:val="Compact"/>
            </w:pPr>
            <w:r>
              <w:rPr>
                <w:rStyle w:val="VerbatimChar"/>
              </w:rPr>
              <w:t>user_id</w:t>
            </w:r>
          </w:p>
        </w:tc>
        <w:tc>
          <w:tcPr>
            <w:tcW w:w="2640" w:type="dxa"/>
          </w:tcPr>
          <w:p w14:paraId="36F0357A" w14:textId="77777777" w:rsidR="004B3874" w:rsidRDefault="00000000">
            <w:pPr>
              <w:pStyle w:val="Compact"/>
            </w:pPr>
            <w:r>
              <w:rPr>
                <w:rStyle w:val="VerbatimChar"/>
              </w:rPr>
              <w:t>string</w:t>
            </w:r>
          </w:p>
        </w:tc>
        <w:tc>
          <w:tcPr>
            <w:tcW w:w="2640" w:type="dxa"/>
          </w:tcPr>
          <w:p w14:paraId="38406017" w14:textId="77777777" w:rsidR="004B3874" w:rsidRPr="001268DF" w:rsidRDefault="00000000">
            <w:pPr>
              <w:pStyle w:val="Compact"/>
              <w:rPr>
                <w:lang w:val="de-DE"/>
              </w:rPr>
            </w:pPr>
            <w:r w:rsidRPr="001268DF">
              <w:rPr>
                <w:lang w:val="de-DE"/>
              </w:rPr>
              <w:t>Nutzer, dessen Meilenstein abgeschlossen wurde</w:t>
            </w:r>
          </w:p>
        </w:tc>
      </w:tr>
      <w:tr w:rsidR="004B3874" w14:paraId="704726CC" w14:textId="77777777">
        <w:tc>
          <w:tcPr>
            <w:tcW w:w="2640" w:type="dxa"/>
          </w:tcPr>
          <w:p w14:paraId="28E7B78D" w14:textId="77777777" w:rsidR="004B3874" w:rsidRDefault="00000000">
            <w:pPr>
              <w:pStyle w:val="Compact"/>
            </w:pPr>
            <w:r>
              <w:rPr>
                <w:rStyle w:val="VerbatimChar"/>
              </w:rPr>
              <w:t>survey_id</w:t>
            </w:r>
          </w:p>
        </w:tc>
        <w:tc>
          <w:tcPr>
            <w:tcW w:w="2640" w:type="dxa"/>
          </w:tcPr>
          <w:p w14:paraId="5C795B16" w14:textId="77777777" w:rsidR="004B3874" w:rsidRDefault="00000000">
            <w:pPr>
              <w:pStyle w:val="Compact"/>
            </w:pPr>
            <w:r>
              <w:rPr>
                <w:rStyle w:val="VerbatimChar"/>
              </w:rPr>
              <w:t>string</w:t>
            </w:r>
          </w:p>
        </w:tc>
        <w:tc>
          <w:tcPr>
            <w:tcW w:w="2640" w:type="dxa"/>
          </w:tcPr>
          <w:p w14:paraId="36A8440B" w14:textId="77777777" w:rsidR="004B3874" w:rsidRDefault="00000000">
            <w:pPr>
              <w:pStyle w:val="Compact"/>
            </w:pPr>
            <w:r>
              <w:t>Zugehöriger Survey</w:t>
            </w:r>
          </w:p>
        </w:tc>
      </w:tr>
      <w:tr w:rsidR="004B3874" w14:paraId="64C13826" w14:textId="77777777">
        <w:tc>
          <w:tcPr>
            <w:tcW w:w="2640" w:type="dxa"/>
          </w:tcPr>
          <w:p w14:paraId="74A840EA" w14:textId="77777777" w:rsidR="004B3874" w:rsidRDefault="00000000">
            <w:pPr>
              <w:pStyle w:val="Compact"/>
            </w:pPr>
            <w:r>
              <w:rPr>
                <w:rStyle w:val="VerbatimChar"/>
              </w:rPr>
              <w:t>step_id</w:t>
            </w:r>
          </w:p>
        </w:tc>
        <w:tc>
          <w:tcPr>
            <w:tcW w:w="2640" w:type="dxa"/>
          </w:tcPr>
          <w:p w14:paraId="75CF44EB" w14:textId="77777777" w:rsidR="004B3874" w:rsidRDefault="00000000">
            <w:pPr>
              <w:pStyle w:val="Compact"/>
            </w:pPr>
            <w:r>
              <w:rPr>
                <w:rStyle w:val="VerbatimChar"/>
              </w:rPr>
              <w:t>string</w:t>
            </w:r>
          </w:p>
        </w:tc>
        <w:tc>
          <w:tcPr>
            <w:tcW w:w="2640" w:type="dxa"/>
          </w:tcPr>
          <w:p w14:paraId="2B93EB93" w14:textId="77777777" w:rsidR="004B3874" w:rsidRDefault="00000000">
            <w:pPr>
              <w:pStyle w:val="Compact"/>
            </w:pPr>
            <w:r>
              <w:t>Abrechnungsrelevanter Meilenstein</w:t>
            </w:r>
          </w:p>
        </w:tc>
      </w:tr>
      <w:tr w:rsidR="004B3874" w14:paraId="4DD7D777" w14:textId="77777777">
        <w:tc>
          <w:tcPr>
            <w:tcW w:w="2640" w:type="dxa"/>
          </w:tcPr>
          <w:p w14:paraId="6393EA29" w14:textId="77777777" w:rsidR="004B3874" w:rsidRDefault="00000000">
            <w:pPr>
              <w:pStyle w:val="Compact"/>
            </w:pPr>
            <w:r>
              <w:rPr>
                <w:rStyle w:val="VerbatimChar"/>
              </w:rPr>
              <w:t>step_order</w:t>
            </w:r>
          </w:p>
        </w:tc>
        <w:tc>
          <w:tcPr>
            <w:tcW w:w="2640" w:type="dxa"/>
          </w:tcPr>
          <w:p w14:paraId="3C8B175D" w14:textId="77777777" w:rsidR="004B3874" w:rsidRDefault="00000000">
            <w:pPr>
              <w:pStyle w:val="Compact"/>
            </w:pPr>
            <w:r>
              <w:rPr>
                <w:rStyle w:val="VerbatimChar"/>
              </w:rPr>
              <w:t>integer</w:t>
            </w:r>
          </w:p>
        </w:tc>
        <w:tc>
          <w:tcPr>
            <w:tcW w:w="2640" w:type="dxa"/>
          </w:tcPr>
          <w:p w14:paraId="3F0C16EA" w14:textId="77777777" w:rsidR="004B3874" w:rsidRDefault="00000000">
            <w:pPr>
              <w:pStyle w:val="Compact"/>
            </w:pPr>
            <w:r>
              <w:t>Step-Reihenfolge</w:t>
            </w:r>
          </w:p>
        </w:tc>
      </w:tr>
      <w:tr w:rsidR="004B3874" w14:paraId="6A28691F" w14:textId="77777777">
        <w:tc>
          <w:tcPr>
            <w:tcW w:w="2640" w:type="dxa"/>
          </w:tcPr>
          <w:p w14:paraId="6C71BC81" w14:textId="77777777" w:rsidR="004B3874" w:rsidRDefault="00000000">
            <w:pPr>
              <w:pStyle w:val="Compact"/>
            </w:pPr>
            <w:r>
              <w:rPr>
                <w:rStyle w:val="VerbatimChar"/>
              </w:rPr>
              <w:t>milestone_title</w:t>
            </w:r>
          </w:p>
        </w:tc>
        <w:tc>
          <w:tcPr>
            <w:tcW w:w="2640" w:type="dxa"/>
          </w:tcPr>
          <w:p w14:paraId="62599D9E" w14:textId="77777777" w:rsidR="004B3874" w:rsidRDefault="00000000">
            <w:pPr>
              <w:pStyle w:val="Compact"/>
            </w:pPr>
            <w:r>
              <w:rPr>
                <w:rStyle w:val="VerbatimChar"/>
              </w:rPr>
              <w:t>string</w:t>
            </w:r>
          </w:p>
        </w:tc>
        <w:tc>
          <w:tcPr>
            <w:tcW w:w="2640" w:type="dxa"/>
          </w:tcPr>
          <w:p w14:paraId="2300A0E0" w14:textId="77777777" w:rsidR="004B3874" w:rsidRDefault="00000000">
            <w:pPr>
              <w:pStyle w:val="Compact"/>
            </w:pPr>
            <w:r>
              <w:t>Anzeigename des Meilensteins</w:t>
            </w:r>
          </w:p>
        </w:tc>
      </w:tr>
      <w:tr w:rsidR="004B3874" w:rsidRPr="001268DF" w14:paraId="7DF24EB4" w14:textId="77777777">
        <w:tc>
          <w:tcPr>
            <w:tcW w:w="2640" w:type="dxa"/>
          </w:tcPr>
          <w:p w14:paraId="2B55A97F" w14:textId="77777777" w:rsidR="004B3874" w:rsidRDefault="00000000">
            <w:pPr>
              <w:pStyle w:val="Compact"/>
            </w:pPr>
            <w:r>
              <w:rPr>
                <w:rStyle w:val="VerbatimChar"/>
              </w:rPr>
              <w:t>amount_net</w:t>
            </w:r>
          </w:p>
        </w:tc>
        <w:tc>
          <w:tcPr>
            <w:tcW w:w="2640" w:type="dxa"/>
          </w:tcPr>
          <w:p w14:paraId="105441CF" w14:textId="77777777" w:rsidR="004B3874" w:rsidRDefault="00000000">
            <w:pPr>
              <w:pStyle w:val="Compact"/>
            </w:pPr>
            <w:r>
              <w:rPr>
                <w:rStyle w:val="VerbatimChar"/>
              </w:rPr>
              <w:t>integer</w:t>
            </w:r>
          </w:p>
        </w:tc>
        <w:tc>
          <w:tcPr>
            <w:tcW w:w="2640" w:type="dxa"/>
          </w:tcPr>
          <w:p w14:paraId="0B6D5F6B" w14:textId="77777777" w:rsidR="004B3874" w:rsidRPr="001268DF" w:rsidRDefault="00000000">
            <w:pPr>
              <w:pStyle w:val="Compact"/>
              <w:rPr>
                <w:lang w:val="de-DE"/>
              </w:rPr>
            </w:pPr>
            <w:r w:rsidRPr="001268DF">
              <w:rPr>
                <w:lang w:val="de-DE"/>
              </w:rPr>
              <w:t>Nettobetrag in kleinster Währungseinheit, z. B. Cent</w:t>
            </w:r>
          </w:p>
        </w:tc>
      </w:tr>
      <w:tr w:rsidR="004B3874" w14:paraId="1749B5E5" w14:textId="77777777">
        <w:tc>
          <w:tcPr>
            <w:tcW w:w="2640" w:type="dxa"/>
          </w:tcPr>
          <w:p w14:paraId="53C2507E" w14:textId="77777777" w:rsidR="004B3874" w:rsidRDefault="00000000">
            <w:pPr>
              <w:pStyle w:val="Compact"/>
            </w:pPr>
            <w:r>
              <w:rPr>
                <w:rStyle w:val="VerbatimChar"/>
              </w:rPr>
              <w:t>currency</w:t>
            </w:r>
          </w:p>
        </w:tc>
        <w:tc>
          <w:tcPr>
            <w:tcW w:w="2640" w:type="dxa"/>
          </w:tcPr>
          <w:p w14:paraId="6096CA69" w14:textId="77777777" w:rsidR="004B3874" w:rsidRDefault="00000000">
            <w:pPr>
              <w:pStyle w:val="Compact"/>
            </w:pPr>
            <w:r>
              <w:rPr>
                <w:rStyle w:val="VerbatimChar"/>
              </w:rPr>
              <w:t>string</w:t>
            </w:r>
          </w:p>
        </w:tc>
        <w:tc>
          <w:tcPr>
            <w:tcW w:w="2640" w:type="dxa"/>
          </w:tcPr>
          <w:p w14:paraId="13E019C7" w14:textId="77777777" w:rsidR="004B3874" w:rsidRDefault="00000000">
            <w:pPr>
              <w:pStyle w:val="Compact"/>
            </w:pPr>
            <w:r>
              <w:t xml:space="preserve">Währung, z. B. </w:t>
            </w:r>
            <w:r>
              <w:rPr>
                <w:rStyle w:val="VerbatimChar"/>
              </w:rPr>
              <w:t>EUR</w:t>
            </w:r>
          </w:p>
        </w:tc>
      </w:tr>
      <w:tr w:rsidR="004B3874" w14:paraId="53418F1C" w14:textId="77777777">
        <w:tc>
          <w:tcPr>
            <w:tcW w:w="2640" w:type="dxa"/>
          </w:tcPr>
          <w:p w14:paraId="01D3DA6D" w14:textId="77777777" w:rsidR="004B3874" w:rsidRDefault="00000000">
            <w:pPr>
              <w:pStyle w:val="Compact"/>
            </w:pPr>
            <w:r>
              <w:rPr>
                <w:rStyle w:val="VerbatimChar"/>
              </w:rPr>
              <w:t>status</w:t>
            </w:r>
          </w:p>
        </w:tc>
        <w:tc>
          <w:tcPr>
            <w:tcW w:w="2640" w:type="dxa"/>
          </w:tcPr>
          <w:p w14:paraId="376F3EF8" w14:textId="77777777" w:rsidR="004B3874" w:rsidRDefault="00000000">
            <w:pPr>
              <w:pStyle w:val="Compact"/>
            </w:pPr>
            <w:r>
              <w:rPr>
                <w:rStyle w:val="VerbatimChar"/>
              </w:rPr>
              <w:t>enum</w:t>
            </w:r>
          </w:p>
        </w:tc>
        <w:tc>
          <w:tcPr>
            <w:tcW w:w="2640" w:type="dxa"/>
          </w:tcPr>
          <w:p w14:paraId="41CF92DA" w14:textId="77777777" w:rsidR="004B3874" w:rsidRDefault="00000000">
            <w:pPr>
              <w:pStyle w:val="Compact"/>
            </w:pPr>
            <w:r>
              <w:rPr>
                <w:rStyle w:val="VerbatimChar"/>
              </w:rPr>
              <w:t>pending</w:t>
            </w:r>
            <w:r>
              <w:t xml:space="preserve">, </w:t>
            </w:r>
            <w:r>
              <w:rPr>
                <w:rStyle w:val="VerbatimChar"/>
              </w:rPr>
              <w:t>reported</w:t>
            </w:r>
            <w:r>
              <w:t xml:space="preserve">, </w:t>
            </w:r>
            <w:r>
              <w:rPr>
                <w:rStyle w:val="VerbatimChar"/>
              </w:rPr>
              <w:t>invoiced</w:t>
            </w:r>
            <w:r>
              <w:t xml:space="preserve">, </w:t>
            </w:r>
            <w:r>
              <w:rPr>
                <w:rStyle w:val="VerbatimChar"/>
              </w:rPr>
              <w:t>paid</w:t>
            </w:r>
            <w:r>
              <w:t xml:space="preserve">, </w:t>
            </w:r>
            <w:r>
              <w:rPr>
                <w:rStyle w:val="VerbatimChar"/>
              </w:rPr>
              <w:t>void</w:t>
            </w:r>
            <w:r>
              <w:t xml:space="preserve">, </w:t>
            </w:r>
            <w:r>
              <w:rPr>
                <w:rStyle w:val="VerbatimChar"/>
              </w:rPr>
              <w:t>error</w:t>
            </w:r>
          </w:p>
        </w:tc>
      </w:tr>
      <w:tr w:rsidR="004B3874" w14:paraId="3DA78B7D" w14:textId="77777777">
        <w:tc>
          <w:tcPr>
            <w:tcW w:w="2640" w:type="dxa"/>
          </w:tcPr>
          <w:p w14:paraId="151BFDD1" w14:textId="77777777" w:rsidR="004B3874" w:rsidRDefault="00000000">
            <w:pPr>
              <w:pStyle w:val="Compact"/>
            </w:pPr>
            <w:r>
              <w:rPr>
                <w:rStyle w:val="VerbatimChar"/>
              </w:rPr>
              <w:t>provider</w:t>
            </w:r>
          </w:p>
        </w:tc>
        <w:tc>
          <w:tcPr>
            <w:tcW w:w="2640" w:type="dxa"/>
          </w:tcPr>
          <w:p w14:paraId="6DE4E9D4" w14:textId="77777777" w:rsidR="004B3874" w:rsidRDefault="00000000">
            <w:pPr>
              <w:pStyle w:val="Compact"/>
            </w:pPr>
            <w:r>
              <w:rPr>
                <w:rStyle w:val="VerbatimChar"/>
              </w:rPr>
              <w:t>string</w:t>
            </w:r>
            <w:r>
              <w:t xml:space="preserve"> / </w:t>
            </w:r>
            <w:r>
              <w:rPr>
                <w:rStyle w:val="VerbatimChar"/>
              </w:rPr>
              <w:t>null</w:t>
            </w:r>
          </w:p>
        </w:tc>
        <w:tc>
          <w:tcPr>
            <w:tcW w:w="2640" w:type="dxa"/>
          </w:tcPr>
          <w:p w14:paraId="01EB5EFC" w14:textId="77777777" w:rsidR="004B3874" w:rsidRDefault="00000000">
            <w:pPr>
              <w:pStyle w:val="Compact"/>
            </w:pPr>
            <w:r>
              <w:t xml:space="preserve">Zahlungsanbieterreferenz, z. B. </w:t>
            </w:r>
            <w:r>
              <w:rPr>
                <w:rStyle w:val="VerbatimChar"/>
              </w:rPr>
              <w:t>stripe</w:t>
            </w:r>
          </w:p>
        </w:tc>
      </w:tr>
      <w:tr w:rsidR="004B3874" w:rsidRPr="001268DF" w14:paraId="49850AC2" w14:textId="77777777">
        <w:tc>
          <w:tcPr>
            <w:tcW w:w="2640" w:type="dxa"/>
          </w:tcPr>
          <w:p w14:paraId="5F9F1F1D" w14:textId="77777777" w:rsidR="004B3874" w:rsidRDefault="00000000">
            <w:pPr>
              <w:pStyle w:val="Compact"/>
            </w:pPr>
            <w:r>
              <w:rPr>
                <w:rStyle w:val="VerbatimChar"/>
              </w:rPr>
              <w:t>provider_usage_record_id</w:t>
            </w:r>
          </w:p>
        </w:tc>
        <w:tc>
          <w:tcPr>
            <w:tcW w:w="2640" w:type="dxa"/>
          </w:tcPr>
          <w:p w14:paraId="7679912B" w14:textId="77777777" w:rsidR="004B3874" w:rsidRDefault="00000000">
            <w:pPr>
              <w:pStyle w:val="Compact"/>
            </w:pPr>
            <w:r>
              <w:rPr>
                <w:rStyle w:val="VerbatimChar"/>
              </w:rPr>
              <w:t>string</w:t>
            </w:r>
            <w:r>
              <w:t xml:space="preserve"> / </w:t>
            </w:r>
            <w:r>
              <w:rPr>
                <w:rStyle w:val="VerbatimChar"/>
              </w:rPr>
              <w:t>null</w:t>
            </w:r>
          </w:p>
        </w:tc>
        <w:tc>
          <w:tcPr>
            <w:tcW w:w="2640" w:type="dxa"/>
          </w:tcPr>
          <w:p w14:paraId="30C32591" w14:textId="77777777" w:rsidR="004B3874" w:rsidRPr="001268DF" w:rsidRDefault="00000000">
            <w:pPr>
              <w:pStyle w:val="Compact"/>
              <w:rPr>
                <w:lang w:val="de-DE"/>
              </w:rPr>
            </w:pPr>
            <w:r w:rsidRPr="001268DF">
              <w:rPr>
                <w:lang w:val="de-DE"/>
              </w:rPr>
              <w:t>Referenz auf Usage-/Metering-Event beim Anbieter</w:t>
            </w:r>
          </w:p>
        </w:tc>
      </w:tr>
      <w:tr w:rsidR="004B3874" w14:paraId="4DA0CF4B" w14:textId="77777777">
        <w:tc>
          <w:tcPr>
            <w:tcW w:w="2640" w:type="dxa"/>
          </w:tcPr>
          <w:p w14:paraId="0FFAA193" w14:textId="77777777" w:rsidR="004B3874" w:rsidRDefault="00000000">
            <w:pPr>
              <w:pStyle w:val="Compact"/>
            </w:pPr>
            <w:r>
              <w:rPr>
                <w:rStyle w:val="VerbatimChar"/>
              </w:rPr>
              <w:t>billing_period</w:t>
            </w:r>
          </w:p>
        </w:tc>
        <w:tc>
          <w:tcPr>
            <w:tcW w:w="2640" w:type="dxa"/>
          </w:tcPr>
          <w:p w14:paraId="1D1549DD" w14:textId="77777777" w:rsidR="004B3874" w:rsidRDefault="00000000">
            <w:pPr>
              <w:pStyle w:val="Compact"/>
            </w:pPr>
            <w:r>
              <w:rPr>
                <w:rStyle w:val="VerbatimChar"/>
              </w:rPr>
              <w:t>string</w:t>
            </w:r>
          </w:p>
        </w:tc>
        <w:tc>
          <w:tcPr>
            <w:tcW w:w="2640" w:type="dxa"/>
          </w:tcPr>
          <w:p w14:paraId="54BF655F" w14:textId="77777777" w:rsidR="004B3874" w:rsidRDefault="00000000">
            <w:pPr>
              <w:pStyle w:val="Compact"/>
            </w:pPr>
            <w:r>
              <w:t xml:space="preserve">Abrechnungsperiode, z. B. </w:t>
            </w:r>
            <w:r>
              <w:rPr>
                <w:rStyle w:val="VerbatimChar"/>
              </w:rPr>
              <w:t>2026-07</w:t>
            </w:r>
          </w:p>
        </w:tc>
      </w:tr>
      <w:tr w:rsidR="004B3874" w14:paraId="77A57249" w14:textId="77777777">
        <w:tc>
          <w:tcPr>
            <w:tcW w:w="2640" w:type="dxa"/>
          </w:tcPr>
          <w:p w14:paraId="2D3D4BA9" w14:textId="77777777" w:rsidR="004B3874" w:rsidRDefault="00000000">
            <w:pPr>
              <w:pStyle w:val="Compact"/>
            </w:pPr>
            <w:r>
              <w:rPr>
                <w:rStyle w:val="VerbatimChar"/>
              </w:rPr>
              <w:t>completed_at</w:t>
            </w:r>
          </w:p>
        </w:tc>
        <w:tc>
          <w:tcPr>
            <w:tcW w:w="2640" w:type="dxa"/>
          </w:tcPr>
          <w:p w14:paraId="238C5CF3" w14:textId="77777777" w:rsidR="004B3874" w:rsidRDefault="00000000">
            <w:pPr>
              <w:pStyle w:val="Compact"/>
            </w:pPr>
            <w:r>
              <w:rPr>
                <w:rStyle w:val="VerbatimChar"/>
              </w:rPr>
              <w:t>datetime string</w:t>
            </w:r>
          </w:p>
        </w:tc>
        <w:tc>
          <w:tcPr>
            <w:tcW w:w="2640" w:type="dxa"/>
          </w:tcPr>
          <w:p w14:paraId="5AD6A5DA" w14:textId="77777777" w:rsidR="004B3874" w:rsidRDefault="00000000">
            <w:pPr>
              <w:pStyle w:val="Compact"/>
            </w:pPr>
            <w:r>
              <w:t>Zeitpunkt des fachlichen Abschlusses</w:t>
            </w:r>
          </w:p>
        </w:tc>
      </w:tr>
      <w:tr w:rsidR="004B3874" w14:paraId="331D3A99" w14:textId="77777777">
        <w:tc>
          <w:tcPr>
            <w:tcW w:w="2640" w:type="dxa"/>
          </w:tcPr>
          <w:p w14:paraId="211E4F69" w14:textId="77777777" w:rsidR="004B3874" w:rsidRDefault="00000000">
            <w:pPr>
              <w:pStyle w:val="Compact"/>
            </w:pPr>
            <w:r>
              <w:rPr>
                <w:rStyle w:val="VerbatimChar"/>
              </w:rPr>
              <w:t>created_at</w:t>
            </w:r>
          </w:p>
        </w:tc>
        <w:tc>
          <w:tcPr>
            <w:tcW w:w="2640" w:type="dxa"/>
          </w:tcPr>
          <w:p w14:paraId="22D93069" w14:textId="77777777" w:rsidR="004B3874" w:rsidRDefault="00000000">
            <w:pPr>
              <w:pStyle w:val="Compact"/>
            </w:pPr>
            <w:r>
              <w:rPr>
                <w:rStyle w:val="VerbatimChar"/>
              </w:rPr>
              <w:t>datetime string</w:t>
            </w:r>
          </w:p>
        </w:tc>
        <w:tc>
          <w:tcPr>
            <w:tcW w:w="2640" w:type="dxa"/>
          </w:tcPr>
          <w:p w14:paraId="0122E7A4" w14:textId="77777777" w:rsidR="004B3874" w:rsidRDefault="00000000">
            <w:pPr>
              <w:pStyle w:val="Compact"/>
            </w:pPr>
            <w:r>
              <w:t>Erzeugungszeitpunkt</w:t>
            </w:r>
          </w:p>
        </w:tc>
      </w:tr>
    </w:tbl>
    <w:p w14:paraId="035DC605" w14:textId="77777777" w:rsidR="004B3874" w:rsidRDefault="00000000">
      <w:pPr>
        <w:pStyle w:val="berschrift3"/>
      </w:pPr>
      <w:bookmarkStart w:id="20" w:name="payment-provider-event"/>
      <w:bookmarkEnd w:id="19"/>
      <w:r>
        <w:lastRenderedPageBreak/>
        <w:t>4.10 Payment Provider Event</w:t>
      </w:r>
    </w:p>
    <w:p w14:paraId="3F8262E7" w14:textId="77777777" w:rsidR="004B3874" w:rsidRPr="001268DF" w:rsidRDefault="00000000">
      <w:pPr>
        <w:pStyle w:val="FirstParagraph"/>
        <w:rPr>
          <w:lang w:val="de-DE"/>
        </w:rPr>
      </w:pPr>
      <w:r w:rsidRPr="001268DF">
        <w:rPr>
          <w:lang w:val="de-DE"/>
        </w:rPr>
        <w:t>Payment Provider Events speichern eingehende Webhooks, damit Verarbeitung idempotent und nachvollziehbar bleibt.</w:t>
      </w:r>
    </w:p>
    <w:tbl>
      <w:tblPr>
        <w:tblStyle w:val="Table"/>
        <w:tblW w:w="5000" w:type="pct"/>
        <w:tblLayout w:type="fixed"/>
        <w:tblLook w:val="0020" w:firstRow="1" w:lastRow="0" w:firstColumn="0" w:lastColumn="0" w:noHBand="0" w:noVBand="0"/>
      </w:tblPr>
      <w:tblGrid>
        <w:gridCol w:w="3208"/>
        <w:gridCol w:w="3207"/>
        <w:gridCol w:w="3207"/>
      </w:tblGrid>
      <w:tr w:rsidR="004B3874" w14:paraId="1D29CB6B"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8191924" w14:textId="77777777" w:rsidR="004B3874" w:rsidRDefault="00000000">
            <w:pPr>
              <w:pStyle w:val="Compact"/>
            </w:pPr>
            <w:r>
              <w:t>Feld</w:t>
            </w:r>
          </w:p>
        </w:tc>
        <w:tc>
          <w:tcPr>
            <w:tcW w:w="2640" w:type="dxa"/>
          </w:tcPr>
          <w:p w14:paraId="45E6345F" w14:textId="77777777" w:rsidR="004B3874" w:rsidRDefault="00000000">
            <w:pPr>
              <w:pStyle w:val="Compact"/>
            </w:pPr>
            <w:r>
              <w:t>Datentyp</w:t>
            </w:r>
          </w:p>
        </w:tc>
        <w:tc>
          <w:tcPr>
            <w:tcW w:w="2640" w:type="dxa"/>
          </w:tcPr>
          <w:p w14:paraId="2B74067E" w14:textId="77777777" w:rsidR="004B3874" w:rsidRDefault="00000000">
            <w:pPr>
              <w:pStyle w:val="Compact"/>
            </w:pPr>
            <w:r>
              <w:t>Kurzbeschreibung</w:t>
            </w:r>
          </w:p>
        </w:tc>
      </w:tr>
      <w:tr w:rsidR="004B3874" w14:paraId="1777293F" w14:textId="77777777">
        <w:tc>
          <w:tcPr>
            <w:tcW w:w="2640" w:type="dxa"/>
          </w:tcPr>
          <w:p w14:paraId="676D91D3" w14:textId="77777777" w:rsidR="004B3874" w:rsidRDefault="00000000">
            <w:pPr>
              <w:pStyle w:val="Compact"/>
            </w:pPr>
            <w:r>
              <w:rPr>
                <w:rStyle w:val="VerbatimChar"/>
              </w:rPr>
              <w:t>_id</w:t>
            </w:r>
          </w:p>
        </w:tc>
        <w:tc>
          <w:tcPr>
            <w:tcW w:w="2640" w:type="dxa"/>
          </w:tcPr>
          <w:p w14:paraId="71803034" w14:textId="77777777" w:rsidR="004B3874" w:rsidRDefault="00000000">
            <w:pPr>
              <w:pStyle w:val="Compact"/>
            </w:pPr>
            <w:r>
              <w:rPr>
                <w:rStyle w:val="VerbatimChar"/>
              </w:rPr>
              <w:t>ObjectId</w:t>
            </w:r>
          </w:p>
        </w:tc>
        <w:tc>
          <w:tcPr>
            <w:tcW w:w="2640" w:type="dxa"/>
          </w:tcPr>
          <w:p w14:paraId="5DC631F3" w14:textId="77777777" w:rsidR="004B3874" w:rsidRDefault="00000000">
            <w:pPr>
              <w:pStyle w:val="Compact"/>
            </w:pPr>
            <w:r>
              <w:t>Eindeutige technische ID</w:t>
            </w:r>
          </w:p>
        </w:tc>
      </w:tr>
      <w:tr w:rsidR="004B3874" w14:paraId="097B3F03" w14:textId="77777777">
        <w:tc>
          <w:tcPr>
            <w:tcW w:w="2640" w:type="dxa"/>
          </w:tcPr>
          <w:p w14:paraId="517613ED" w14:textId="77777777" w:rsidR="004B3874" w:rsidRDefault="00000000">
            <w:pPr>
              <w:pStyle w:val="Compact"/>
            </w:pPr>
            <w:r>
              <w:rPr>
                <w:rStyle w:val="VerbatimChar"/>
              </w:rPr>
              <w:t>provider</w:t>
            </w:r>
          </w:p>
        </w:tc>
        <w:tc>
          <w:tcPr>
            <w:tcW w:w="2640" w:type="dxa"/>
          </w:tcPr>
          <w:p w14:paraId="39E75439" w14:textId="77777777" w:rsidR="004B3874" w:rsidRDefault="00000000">
            <w:pPr>
              <w:pStyle w:val="Compact"/>
            </w:pPr>
            <w:r>
              <w:rPr>
                <w:rStyle w:val="VerbatimChar"/>
              </w:rPr>
              <w:t>string</w:t>
            </w:r>
          </w:p>
        </w:tc>
        <w:tc>
          <w:tcPr>
            <w:tcW w:w="2640" w:type="dxa"/>
          </w:tcPr>
          <w:p w14:paraId="7A96E279" w14:textId="77777777" w:rsidR="004B3874" w:rsidRDefault="00000000">
            <w:pPr>
              <w:pStyle w:val="Compact"/>
            </w:pPr>
            <w:r>
              <w:t xml:space="preserve">Zahlungsanbieter, z. B. </w:t>
            </w:r>
            <w:r>
              <w:rPr>
                <w:rStyle w:val="VerbatimChar"/>
              </w:rPr>
              <w:t>stripe</w:t>
            </w:r>
          </w:p>
        </w:tc>
      </w:tr>
      <w:tr w:rsidR="004B3874" w:rsidRPr="001268DF" w14:paraId="63F13365" w14:textId="77777777">
        <w:tc>
          <w:tcPr>
            <w:tcW w:w="2640" w:type="dxa"/>
          </w:tcPr>
          <w:p w14:paraId="582CFDBA" w14:textId="77777777" w:rsidR="004B3874" w:rsidRDefault="00000000">
            <w:pPr>
              <w:pStyle w:val="Compact"/>
            </w:pPr>
            <w:r>
              <w:rPr>
                <w:rStyle w:val="VerbatimChar"/>
              </w:rPr>
              <w:t>provider_event_id</w:t>
            </w:r>
          </w:p>
        </w:tc>
        <w:tc>
          <w:tcPr>
            <w:tcW w:w="2640" w:type="dxa"/>
          </w:tcPr>
          <w:p w14:paraId="510EA5C8" w14:textId="77777777" w:rsidR="004B3874" w:rsidRDefault="00000000">
            <w:pPr>
              <w:pStyle w:val="Compact"/>
            </w:pPr>
            <w:r>
              <w:rPr>
                <w:rStyle w:val="VerbatimChar"/>
              </w:rPr>
              <w:t>string</w:t>
            </w:r>
          </w:p>
        </w:tc>
        <w:tc>
          <w:tcPr>
            <w:tcW w:w="2640" w:type="dxa"/>
          </w:tcPr>
          <w:p w14:paraId="39FAC1FF" w14:textId="77777777" w:rsidR="004B3874" w:rsidRPr="001268DF" w:rsidRDefault="00000000">
            <w:pPr>
              <w:pStyle w:val="Compact"/>
              <w:rPr>
                <w:lang w:val="de-DE"/>
              </w:rPr>
            </w:pPr>
            <w:r w:rsidRPr="001268DF">
              <w:rPr>
                <w:lang w:val="de-DE"/>
              </w:rPr>
              <w:t>Eindeutige Event-ID des Anbieters</w:t>
            </w:r>
          </w:p>
        </w:tc>
      </w:tr>
      <w:tr w:rsidR="004B3874" w14:paraId="2968FB74" w14:textId="77777777">
        <w:tc>
          <w:tcPr>
            <w:tcW w:w="2640" w:type="dxa"/>
          </w:tcPr>
          <w:p w14:paraId="374D88C7" w14:textId="77777777" w:rsidR="004B3874" w:rsidRDefault="00000000">
            <w:pPr>
              <w:pStyle w:val="Compact"/>
            </w:pPr>
            <w:r>
              <w:rPr>
                <w:rStyle w:val="VerbatimChar"/>
              </w:rPr>
              <w:t>event_type</w:t>
            </w:r>
          </w:p>
        </w:tc>
        <w:tc>
          <w:tcPr>
            <w:tcW w:w="2640" w:type="dxa"/>
          </w:tcPr>
          <w:p w14:paraId="34850107" w14:textId="77777777" w:rsidR="004B3874" w:rsidRDefault="00000000">
            <w:pPr>
              <w:pStyle w:val="Compact"/>
            </w:pPr>
            <w:r>
              <w:rPr>
                <w:rStyle w:val="VerbatimChar"/>
              </w:rPr>
              <w:t>string</w:t>
            </w:r>
          </w:p>
        </w:tc>
        <w:tc>
          <w:tcPr>
            <w:tcW w:w="2640" w:type="dxa"/>
          </w:tcPr>
          <w:p w14:paraId="6D852F00" w14:textId="77777777" w:rsidR="004B3874" w:rsidRDefault="00000000">
            <w:pPr>
              <w:pStyle w:val="Compact"/>
            </w:pPr>
            <w:r>
              <w:t xml:space="preserve">Webhook-Typ, z. B. </w:t>
            </w:r>
            <w:r>
              <w:rPr>
                <w:rStyle w:val="VerbatimChar"/>
              </w:rPr>
              <w:t>checkout.session.completed</w:t>
            </w:r>
          </w:p>
        </w:tc>
      </w:tr>
      <w:tr w:rsidR="004B3874" w14:paraId="67C4D895" w14:textId="77777777">
        <w:tc>
          <w:tcPr>
            <w:tcW w:w="2640" w:type="dxa"/>
          </w:tcPr>
          <w:p w14:paraId="3B834CB6" w14:textId="77777777" w:rsidR="004B3874" w:rsidRDefault="00000000">
            <w:pPr>
              <w:pStyle w:val="Compact"/>
            </w:pPr>
            <w:r>
              <w:rPr>
                <w:rStyle w:val="VerbatimChar"/>
              </w:rPr>
              <w:t>payload</w:t>
            </w:r>
          </w:p>
        </w:tc>
        <w:tc>
          <w:tcPr>
            <w:tcW w:w="2640" w:type="dxa"/>
          </w:tcPr>
          <w:p w14:paraId="3722A51B" w14:textId="77777777" w:rsidR="004B3874" w:rsidRDefault="00000000">
            <w:pPr>
              <w:pStyle w:val="Compact"/>
            </w:pPr>
            <w:r>
              <w:rPr>
                <w:rStyle w:val="VerbatimChar"/>
              </w:rPr>
              <w:t>object</w:t>
            </w:r>
          </w:p>
        </w:tc>
        <w:tc>
          <w:tcPr>
            <w:tcW w:w="2640" w:type="dxa"/>
          </w:tcPr>
          <w:p w14:paraId="4724BF1F" w14:textId="77777777" w:rsidR="004B3874" w:rsidRDefault="00000000">
            <w:pPr>
              <w:pStyle w:val="Compact"/>
            </w:pPr>
            <w:r>
              <w:t>Signiert empfangener Webhook-Payload</w:t>
            </w:r>
          </w:p>
        </w:tc>
      </w:tr>
      <w:tr w:rsidR="004B3874" w14:paraId="057E8411" w14:textId="77777777">
        <w:tc>
          <w:tcPr>
            <w:tcW w:w="2640" w:type="dxa"/>
          </w:tcPr>
          <w:p w14:paraId="05B5C18C" w14:textId="77777777" w:rsidR="004B3874" w:rsidRDefault="00000000">
            <w:pPr>
              <w:pStyle w:val="Compact"/>
            </w:pPr>
            <w:r>
              <w:rPr>
                <w:rStyle w:val="VerbatimChar"/>
              </w:rPr>
              <w:t>processing_status</w:t>
            </w:r>
          </w:p>
        </w:tc>
        <w:tc>
          <w:tcPr>
            <w:tcW w:w="2640" w:type="dxa"/>
          </w:tcPr>
          <w:p w14:paraId="28CEBD2D" w14:textId="77777777" w:rsidR="004B3874" w:rsidRDefault="00000000">
            <w:pPr>
              <w:pStyle w:val="Compact"/>
            </w:pPr>
            <w:r>
              <w:rPr>
                <w:rStyle w:val="VerbatimChar"/>
              </w:rPr>
              <w:t>enum</w:t>
            </w:r>
          </w:p>
        </w:tc>
        <w:tc>
          <w:tcPr>
            <w:tcW w:w="2640" w:type="dxa"/>
          </w:tcPr>
          <w:p w14:paraId="1E3C2C5C" w14:textId="77777777" w:rsidR="004B3874" w:rsidRDefault="00000000">
            <w:pPr>
              <w:pStyle w:val="Compact"/>
            </w:pPr>
            <w:r>
              <w:rPr>
                <w:rStyle w:val="VerbatimChar"/>
              </w:rPr>
              <w:t>received</w:t>
            </w:r>
            <w:r>
              <w:t xml:space="preserve">, </w:t>
            </w:r>
            <w:r>
              <w:rPr>
                <w:rStyle w:val="VerbatimChar"/>
              </w:rPr>
              <w:t>processed</w:t>
            </w:r>
            <w:r>
              <w:t xml:space="preserve">, </w:t>
            </w:r>
            <w:r>
              <w:rPr>
                <w:rStyle w:val="VerbatimChar"/>
              </w:rPr>
              <w:t>ignored</w:t>
            </w:r>
            <w:r>
              <w:t xml:space="preserve">, </w:t>
            </w:r>
            <w:r>
              <w:rPr>
                <w:rStyle w:val="VerbatimChar"/>
              </w:rPr>
              <w:t>failed</w:t>
            </w:r>
          </w:p>
        </w:tc>
      </w:tr>
      <w:tr w:rsidR="004B3874" w14:paraId="7A96E673" w14:textId="77777777">
        <w:tc>
          <w:tcPr>
            <w:tcW w:w="2640" w:type="dxa"/>
          </w:tcPr>
          <w:p w14:paraId="619D2DF5" w14:textId="77777777" w:rsidR="004B3874" w:rsidRDefault="00000000">
            <w:pPr>
              <w:pStyle w:val="Compact"/>
            </w:pPr>
            <w:r>
              <w:rPr>
                <w:rStyle w:val="VerbatimChar"/>
              </w:rPr>
              <w:t>error_message</w:t>
            </w:r>
          </w:p>
        </w:tc>
        <w:tc>
          <w:tcPr>
            <w:tcW w:w="2640" w:type="dxa"/>
          </w:tcPr>
          <w:p w14:paraId="65F8E92B" w14:textId="77777777" w:rsidR="004B3874" w:rsidRDefault="00000000">
            <w:pPr>
              <w:pStyle w:val="Compact"/>
            </w:pPr>
            <w:r>
              <w:rPr>
                <w:rStyle w:val="VerbatimChar"/>
              </w:rPr>
              <w:t>string</w:t>
            </w:r>
            <w:r>
              <w:t xml:space="preserve"> / </w:t>
            </w:r>
            <w:r>
              <w:rPr>
                <w:rStyle w:val="VerbatimChar"/>
              </w:rPr>
              <w:t>null</w:t>
            </w:r>
          </w:p>
        </w:tc>
        <w:tc>
          <w:tcPr>
            <w:tcW w:w="2640" w:type="dxa"/>
          </w:tcPr>
          <w:p w14:paraId="1915F64F" w14:textId="77777777" w:rsidR="004B3874" w:rsidRDefault="00000000">
            <w:pPr>
              <w:pStyle w:val="Compact"/>
            </w:pPr>
            <w:r>
              <w:t>Fehlerdetails bei Verarbeitung</w:t>
            </w:r>
          </w:p>
        </w:tc>
      </w:tr>
      <w:tr w:rsidR="004B3874" w14:paraId="16E506D8" w14:textId="77777777">
        <w:tc>
          <w:tcPr>
            <w:tcW w:w="2640" w:type="dxa"/>
          </w:tcPr>
          <w:p w14:paraId="0A13BAFF" w14:textId="77777777" w:rsidR="004B3874" w:rsidRDefault="00000000">
            <w:pPr>
              <w:pStyle w:val="Compact"/>
            </w:pPr>
            <w:r>
              <w:rPr>
                <w:rStyle w:val="VerbatimChar"/>
              </w:rPr>
              <w:t>received_at</w:t>
            </w:r>
          </w:p>
        </w:tc>
        <w:tc>
          <w:tcPr>
            <w:tcW w:w="2640" w:type="dxa"/>
          </w:tcPr>
          <w:p w14:paraId="31F98DCC" w14:textId="77777777" w:rsidR="004B3874" w:rsidRDefault="00000000">
            <w:pPr>
              <w:pStyle w:val="Compact"/>
            </w:pPr>
            <w:r>
              <w:rPr>
                <w:rStyle w:val="VerbatimChar"/>
              </w:rPr>
              <w:t>datetime string</w:t>
            </w:r>
          </w:p>
        </w:tc>
        <w:tc>
          <w:tcPr>
            <w:tcW w:w="2640" w:type="dxa"/>
          </w:tcPr>
          <w:p w14:paraId="4DC197B0" w14:textId="77777777" w:rsidR="004B3874" w:rsidRDefault="00000000">
            <w:pPr>
              <w:pStyle w:val="Compact"/>
            </w:pPr>
            <w:r>
              <w:t>Empfangszeitpunkt</w:t>
            </w:r>
          </w:p>
        </w:tc>
      </w:tr>
      <w:tr w:rsidR="004B3874" w14:paraId="503CBB66" w14:textId="77777777">
        <w:tc>
          <w:tcPr>
            <w:tcW w:w="2640" w:type="dxa"/>
          </w:tcPr>
          <w:p w14:paraId="6B444004" w14:textId="77777777" w:rsidR="004B3874" w:rsidRDefault="00000000">
            <w:pPr>
              <w:pStyle w:val="Compact"/>
            </w:pPr>
            <w:r>
              <w:rPr>
                <w:rStyle w:val="VerbatimChar"/>
              </w:rPr>
              <w:t>processed_at</w:t>
            </w:r>
          </w:p>
        </w:tc>
        <w:tc>
          <w:tcPr>
            <w:tcW w:w="2640" w:type="dxa"/>
          </w:tcPr>
          <w:p w14:paraId="3458D875" w14:textId="77777777" w:rsidR="004B3874" w:rsidRDefault="00000000">
            <w:pPr>
              <w:pStyle w:val="Compact"/>
            </w:pPr>
            <w:r>
              <w:rPr>
                <w:rStyle w:val="VerbatimChar"/>
              </w:rPr>
              <w:t>datetime string</w:t>
            </w:r>
            <w:r>
              <w:t xml:space="preserve"> / </w:t>
            </w:r>
            <w:r>
              <w:rPr>
                <w:rStyle w:val="VerbatimChar"/>
              </w:rPr>
              <w:t>null</w:t>
            </w:r>
          </w:p>
        </w:tc>
        <w:tc>
          <w:tcPr>
            <w:tcW w:w="2640" w:type="dxa"/>
          </w:tcPr>
          <w:p w14:paraId="4F74D5D9" w14:textId="77777777" w:rsidR="004B3874" w:rsidRDefault="00000000">
            <w:pPr>
              <w:pStyle w:val="Compact"/>
            </w:pPr>
            <w:r>
              <w:t>Verarbeitungszeitpunkt</w:t>
            </w:r>
          </w:p>
        </w:tc>
      </w:tr>
    </w:tbl>
    <w:p w14:paraId="44EE2287" w14:textId="77777777" w:rsidR="004B3874" w:rsidRDefault="00000000">
      <w:pPr>
        <w:pStyle w:val="berschrift2"/>
      </w:pPr>
      <w:bookmarkStart w:id="21" w:name="step-engine"/>
      <w:bookmarkEnd w:id="8"/>
      <w:bookmarkEnd w:id="20"/>
      <w:r>
        <w:t>5. Step Engine</w:t>
      </w:r>
    </w:p>
    <w:p w14:paraId="7EAF7326" w14:textId="77777777" w:rsidR="004B3874" w:rsidRDefault="00000000">
      <w:pPr>
        <w:pStyle w:val="berschrift3"/>
      </w:pPr>
      <w:bookmarkStart w:id="22" w:name="grundlogik"/>
      <w:r>
        <w:t>5.1 Grundlogik</w:t>
      </w:r>
    </w:p>
    <w:p w14:paraId="2BE17E67" w14:textId="77777777" w:rsidR="004B3874" w:rsidRPr="001268DF" w:rsidRDefault="00000000">
      <w:pPr>
        <w:pStyle w:val="FirstParagraph"/>
        <w:rPr>
          <w:lang w:val="de-DE"/>
        </w:rPr>
      </w:pPr>
      <w:r w:rsidRPr="001268DF">
        <w:rPr>
          <w:lang w:val="de-DE"/>
        </w:rPr>
        <w:t xml:space="preserve">Steps werden nach </w:t>
      </w:r>
      <w:r w:rsidRPr="001268DF">
        <w:rPr>
          <w:rStyle w:val="VerbatimChar"/>
          <w:lang w:val="de-DE"/>
        </w:rPr>
        <w:t>survey_id</w:t>
      </w:r>
      <w:r w:rsidRPr="001268DF">
        <w:rPr>
          <w:lang w:val="de-DE"/>
        </w:rPr>
        <w:t xml:space="preserve">, </w:t>
      </w:r>
      <w:r w:rsidRPr="001268DF">
        <w:rPr>
          <w:rStyle w:val="VerbatimChar"/>
          <w:lang w:val="de-DE"/>
        </w:rPr>
        <w:t>is_active</w:t>
      </w:r>
      <w:r w:rsidRPr="001268DF">
        <w:rPr>
          <w:lang w:val="de-DE"/>
        </w:rPr>
        <w:t xml:space="preserve"> und </w:t>
      </w:r>
      <w:r w:rsidRPr="001268DF">
        <w:rPr>
          <w:rStyle w:val="VerbatimChar"/>
          <w:lang w:val="de-DE"/>
        </w:rPr>
        <w:t>order</w:t>
      </w:r>
      <w:r w:rsidRPr="001268DF">
        <w:rPr>
          <w:lang w:val="de-DE"/>
        </w:rPr>
        <w:t xml:space="preserve"> geladen. Conditions steuern Sichtbarkeit und Statusverhalten.</w:t>
      </w:r>
    </w:p>
    <w:tbl>
      <w:tblPr>
        <w:tblStyle w:val="Table"/>
        <w:tblW w:w="5000" w:type="pct"/>
        <w:tblLayout w:type="fixed"/>
        <w:tblLook w:val="0020" w:firstRow="1" w:lastRow="0" w:firstColumn="0" w:lastColumn="0" w:noHBand="0" w:noVBand="0"/>
      </w:tblPr>
      <w:tblGrid>
        <w:gridCol w:w="3208"/>
        <w:gridCol w:w="3207"/>
        <w:gridCol w:w="3207"/>
      </w:tblGrid>
      <w:tr w:rsidR="004B3874" w14:paraId="5CE0CA1A"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BB0A2A" w14:textId="77777777" w:rsidR="004B3874" w:rsidRDefault="00000000">
            <w:pPr>
              <w:pStyle w:val="Compact"/>
            </w:pPr>
            <w:r>
              <w:t>Element</w:t>
            </w:r>
          </w:p>
        </w:tc>
        <w:tc>
          <w:tcPr>
            <w:tcW w:w="2640" w:type="dxa"/>
          </w:tcPr>
          <w:p w14:paraId="1681B172" w14:textId="77777777" w:rsidR="004B3874" w:rsidRDefault="00000000">
            <w:pPr>
              <w:pStyle w:val="Compact"/>
            </w:pPr>
            <w:r>
              <w:t>Werte / Typen</w:t>
            </w:r>
          </w:p>
        </w:tc>
        <w:tc>
          <w:tcPr>
            <w:tcW w:w="2640" w:type="dxa"/>
          </w:tcPr>
          <w:p w14:paraId="08812122" w14:textId="77777777" w:rsidR="004B3874" w:rsidRDefault="00000000">
            <w:pPr>
              <w:pStyle w:val="Compact"/>
            </w:pPr>
            <w:r>
              <w:t>Kurzbeschreibung</w:t>
            </w:r>
          </w:p>
        </w:tc>
      </w:tr>
      <w:tr w:rsidR="004B3874" w:rsidRPr="001268DF" w14:paraId="39D3DD0D" w14:textId="77777777">
        <w:tc>
          <w:tcPr>
            <w:tcW w:w="2640" w:type="dxa"/>
          </w:tcPr>
          <w:p w14:paraId="36B61C7D" w14:textId="77777777" w:rsidR="004B3874" w:rsidRDefault="00000000">
            <w:pPr>
              <w:pStyle w:val="Compact"/>
            </w:pPr>
            <w:r>
              <w:t>Actions</w:t>
            </w:r>
          </w:p>
        </w:tc>
        <w:tc>
          <w:tcPr>
            <w:tcW w:w="2640" w:type="dxa"/>
          </w:tcPr>
          <w:p w14:paraId="036FC779" w14:textId="77777777" w:rsidR="004B3874" w:rsidRDefault="00000000">
            <w:pPr>
              <w:pStyle w:val="Compact"/>
            </w:pPr>
            <w:r>
              <w:rPr>
                <w:rStyle w:val="VerbatimChar"/>
              </w:rPr>
              <w:t>hide</w:t>
            </w:r>
            <w:r>
              <w:t xml:space="preserve">, </w:t>
            </w:r>
            <w:r>
              <w:rPr>
                <w:rStyle w:val="VerbatimChar"/>
              </w:rPr>
              <w:t>block</w:t>
            </w:r>
            <w:r>
              <w:t xml:space="preserve">, </w:t>
            </w:r>
            <w:r>
              <w:rPr>
                <w:rStyle w:val="VerbatimChar"/>
              </w:rPr>
              <w:t>auto_complete</w:t>
            </w:r>
            <w:r>
              <w:t xml:space="preserve">, </w:t>
            </w:r>
            <w:r>
              <w:rPr>
                <w:rStyle w:val="VerbatimChar"/>
              </w:rPr>
              <w:t>redirect</w:t>
            </w:r>
          </w:p>
        </w:tc>
        <w:tc>
          <w:tcPr>
            <w:tcW w:w="2640" w:type="dxa"/>
          </w:tcPr>
          <w:p w14:paraId="72441B2F" w14:textId="77777777" w:rsidR="004B3874" w:rsidRPr="001268DF" w:rsidRDefault="00000000">
            <w:pPr>
              <w:pStyle w:val="Compact"/>
              <w:rPr>
                <w:lang w:val="de-DE"/>
              </w:rPr>
            </w:pPr>
            <w:r w:rsidRPr="001268DF">
              <w:rPr>
                <w:lang w:val="de-DE"/>
              </w:rPr>
              <w:t>Steuern, ob Steps versteckt, gesperrt, automatisch abgeschlossen oder weitergeleitet werden</w:t>
            </w:r>
          </w:p>
        </w:tc>
      </w:tr>
      <w:tr w:rsidR="004B3874" w:rsidRPr="001268DF" w14:paraId="1CBB3451" w14:textId="77777777">
        <w:tc>
          <w:tcPr>
            <w:tcW w:w="2640" w:type="dxa"/>
          </w:tcPr>
          <w:p w14:paraId="0FD402AF" w14:textId="77777777" w:rsidR="004B3874" w:rsidRDefault="00000000">
            <w:pPr>
              <w:pStyle w:val="Compact"/>
            </w:pPr>
            <w:r>
              <w:t>Operatoren</w:t>
            </w:r>
          </w:p>
        </w:tc>
        <w:tc>
          <w:tcPr>
            <w:tcW w:w="2640" w:type="dxa"/>
          </w:tcPr>
          <w:p w14:paraId="5377A793" w14:textId="77777777" w:rsidR="004B3874" w:rsidRDefault="00000000">
            <w:pPr>
              <w:pStyle w:val="Compact"/>
            </w:pPr>
            <w:r>
              <w:rPr>
                <w:rStyle w:val="VerbatimChar"/>
              </w:rPr>
              <w:t>equals</w:t>
            </w:r>
            <w:r>
              <w:t xml:space="preserve">, </w:t>
            </w:r>
            <w:r>
              <w:rPr>
                <w:rStyle w:val="VerbatimChar"/>
              </w:rPr>
              <w:t>not_equals</w:t>
            </w:r>
            <w:r>
              <w:t xml:space="preserve">, </w:t>
            </w:r>
            <w:r>
              <w:rPr>
                <w:rStyle w:val="VerbatimChar"/>
              </w:rPr>
              <w:t>contains</w:t>
            </w:r>
            <w:r>
              <w:t xml:space="preserve">, </w:t>
            </w:r>
            <w:r>
              <w:rPr>
                <w:rStyle w:val="VerbatimChar"/>
              </w:rPr>
              <w:t>not_empty</w:t>
            </w:r>
            <w:r>
              <w:t xml:space="preserve">, </w:t>
            </w:r>
            <w:r>
              <w:rPr>
                <w:rStyle w:val="VerbatimChar"/>
              </w:rPr>
              <w:t>empty</w:t>
            </w:r>
            <w:r>
              <w:t xml:space="preserve">, </w:t>
            </w:r>
            <w:r>
              <w:rPr>
                <w:rStyle w:val="VerbatimChar"/>
              </w:rPr>
              <w:t>status_is</w:t>
            </w:r>
            <w:r>
              <w:t xml:space="preserve">, </w:t>
            </w:r>
            <w:r>
              <w:rPr>
                <w:rStyle w:val="VerbatimChar"/>
              </w:rPr>
              <w:t>status_not</w:t>
            </w:r>
            <w:r>
              <w:t xml:space="preserve">, </w:t>
            </w:r>
            <w:r>
              <w:rPr>
                <w:rStyle w:val="VerbatimChar"/>
              </w:rPr>
              <w:t>has_upload</w:t>
            </w:r>
            <w:r>
              <w:t xml:space="preserve">, </w:t>
            </w:r>
            <w:r>
              <w:rPr>
                <w:rStyle w:val="VerbatimChar"/>
              </w:rPr>
              <w:t>missing_upload</w:t>
            </w:r>
          </w:p>
        </w:tc>
        <w:tc>
          <w:tcPr>
            <w:tcW w:w="2640" w:type="dxa"/>
          </w:tcPr>
          <w:p w14:paraId="30648E7E" w14:textId="77777777" w:rsidR="004B3874" w:rsidRPr="001268DF" w:rsidRDefault="00000000">
            <w:pPr>
              <w:pStyle w:val="Compact"/>
              <w:rPr>
                <w:lang w:val="de-DE"/>
              </w:rPr>
            </w:pPr>
            <w:r w:rsidRPr="001268DF">
              <w:rPr>
                <w:lang w:val="de-DE"/>
              </w:rPr>
              <w:t>Vergleichen Feldwerte, Status oder Upload-Zustände</w:t>
            </w:r>
          </w:p>
        </w:tc>
      </w:tr>
      <w:tr w:rsidR="004B3874" w14:paraId="0D8F299A" w14:textId="77777777">
        <w:tc>
          <w:tcPr>
            <w:tcW w:w="2640" w:type="dxa"/>
          </w:tcPr>
          <w:p w14:paraId="54D2D846" w14:textId="77777777" w:rsidR="004B3874" w:rsidRDefault="00000000">
            <w:pPr>
              <w:pStyle w:val="Compact"/>
            </w:pPr>
            <w:r>
              <w:t>Compound Conditions</w:t>
            </w:r>
          </w:p>
        </w:tc>
        <w:tc>
          <w:tcPr>
            <w:tcW w:w="2640" w:type="dxa"/>
          </w:tcPr>
          <w:p w14:paraId="37BFCEE5" w14:textId="77777777" w:rsidR="004B3874" w:rsidRDefault="00000000">
            <w:pPr>
              <w:pStyle w:val="Compact"/>
            </w:pPr>
            <w:r>
              <w:rPr>
                <w:rStyle w:val="VerbatimChar"/>
              </w:rPr>
              <w:t>all_of</w:t>
            </w:r>
            <w:r>
              <w:t xml:space="preserve">, </w:t>
            </w:r>
            <w:r>
              <w:rPr>
                <w:rStyle w:val="VerbatimChar"/>
              </w:rPr>
              <w:t>any_of</w:t>
            </w:r>
          </w:p>
        </w:tc>
        <w:tc>
          <w:tcPr>
            <w:tcW w:w="2640" w:type="dxa"/>
          </w:tcPr>
          <w:p w14:paraId="5470FC62" w14:textId="77777777" w:rsidR="004B3874" w:rsidRDefault="00000000">
            <w:pPr>
              <w:pStyle w:val="Compact"/>
            </w:pPr>
            <w:r>
              <w:t>Kombinieren mehrere Bedingungen</w:t>
            </w:r>
          </w:p>
        </w:tc>
      </w:tr>
      <w:tr w:rsidR="004B3874" w:rsidRPr="001268DF" w14:paraId="39679536" w14:textId="77777777">
        <w:tc>
          <w:tcPr>
            <w:tcW w:w="2640" w:type="dxa"/>
          </w:tcPr>
          <w:p w14:paraId="483B9EEF" w14:textId="77777777" w:rsidR="004B3874" w:rsidRDefault="00000000">
            <w:pPr>
              <w:pStyle w:val="Compact"/>
            </w:pPr>
            <w:r>
              <w:t>Visibility</w:t>
            </w:r>
          </w:p>
        </w:tc>
        <w:tc>
          <w:tcPr>
            <w:tcW w:w="2640" w:type="dxa"/>
          </w:tcPr>
          <w:p w14:paraId="324D1430" w14:textId="77777777" w:rsidR="004B3874" w:rsidRDefault="00000000">
            <w:pPr>
              <w:pStyle w:val="Compact"/>
            </w:pPr>
            <w:r>
              <w:t>Hidden / visible</w:t>
            </w:r>
          </w:p>
        </w:tc>
        <w:tc>
          <w:tcPr>
            <w:tcW w:w="2640" w:type="dxa"/>
          </w:tcPr>
          <w:p w14:paraId="520C355A" w14:textId="77777777" w:rsidR="004B3874" w:rsidRPr="001268DF" w:rsidRDefault="00000000">
            <w:pPr>
              <w:pStyle w:val="Compact"/>
              <w:rPr>
                <w:lang w:val="de-DE"/>
              </w:rPr>
            </w:pPr>
            <w:r w:rsidRPr="001268DF">
              <w:rPr>
                <w:lang w:val="de-DE"/>
              </w:rPr>
              <w:t xml:space="preserve">Hidden Steps werden aus Fortschritt und ETA </w:t>
            </w:r>
            <w:r w:rsidRPr="001268DF">
              <w:rPr>
                <w:lang w:val="de-DE"/>
              </w:rPr>
              <w:lastRenderedPageBreak/>
              <w:t>herausgerechnet</w:t>
            </w:r>
          </w:p>
        </w:tc>
      </w:tr>
      <w:tr w:rsidR="004B3874" w:rsidRPr="001268DF" w14:paraId="6C05101B" w14:textId="77777777">
        <w:tc>
          <w:tcPr>
            <w:tcW w:w="2640" w:type="dxa"/>
          </w:tcPr>
          <w:p w14:paraId="55D41873" w14:textId="77777777" w:rsidR="004B3874" w:rsidRDefault="00000000">
            <w:pPr>
              <w:pStyle w:val="Compact"/>
            </w:pPr>
            <w:r>
              <w:lastRenderedPageBreak/>
              <w:t>Blocking</w:t>
            </w:r>
          </w:p>
        </w:tc>
        <w:tc>
          <w:tcPr>
            <w:tcW w:w="2640" w:type="dxa"/>
          </w:tcPr>
          <w:p w14:paraId="44BAD9D4" w14:textId="77777777" w:rsidR="004B3874" w:rsidRDefault="00000000">
            <w:pPr>
              <w:pStyle w:val="Compact"/>
            </w:pPr>
            <w:r>
              <w:t>Blocked / editable</w:t>
            </w:r>
          </w:p>
        </w:tc>
        <w:tc>
          <w:tcPr>
            <w:tcW w:w="2640" w:type="dxa"/>
          </w:tcPr>
          <w:p w14:paraId="4F4382FD" w14:textId="77777777" w:rsidR="004B3874" w:rsidRPr="001268DF" w:rsidRDefault="00000000">
            <w:pPr>
              <w:pStyle w:val="Compact"/>
              <w:rPr>
                <w:lang w:val="de-DE"/>
              </w:rPr>
            </w:pPr>
            <w:r w:rsidRPr="001268DF">
              <w:rPr>
                <w:lang w:val="de-DE"/>
              </w:rPr>
              <w:t>Blocked Steps bleiben sichtbar, sind aber noch nicht bearbeitbar</w:t>
            </w:r>
          </w:p>
        </w:tc>
      </w:tr>
      <w:tr w:rsidR="004B3874" w:rsidRPr="001268DF" w14:paraId="30B43FE5" w14:textId="77777777">
        <w:tc>
          <w:tcPr>
            <w:tcW w:w="2640" w:type="dxa"/>
          </w:tcPr>
          <w:p w14:paraId="1947C0BD" w14:textId="77777777" w:rsidR="004B3874" w:rsidRDefault="00000000">
            <w:pPr>
              <w:pStyle w:val="Compact"/>
            </w:pPr>
            <w:r>
              <w:t>Auto-Complete</w:t>
            </w:r>
          </w:p>
        </w:tc>
        <w:tc>
          <w:tcPr>
            <w:tcW w:w="2640" w:type="dxa"/>
          </w:tcPr>
          <w:p w14:paraId="70B9DFE9" w14:textId="77777777" w:rsidR="004B3874" w:rsidRDefault="00000000">
            <w:pPr>
              <w:pStyle w:val="Compact"/>
            </w:pPr>
            <w:r>
              <w:t>Meilenstein- oder Statusautomatik</w:t>
            </w:r>
          </w:p>
        </w:tc>
        <w:tc>
          <w:tcPr>
            <w:tcW w:w="2640" w:type="dxa"/>
          </w:tcPr>
          <w:p w14:paraId="25CFD1E7" w14:textId="77777777" w:rsidR="004B3874" w:rsidRPr="001268DF" w:rsidRDefault="00000000">
            <w:pPr>
              <w:pStyle w:val="Compact"/>
              <w:rPr>
                <w:lang w:val="de-DE"/>
              </w:rPr>
            </w:pPr>
            <w:r w:rsidRPr="001268DF">
              <w:rPr>
                <w:lang w:val="de-DE"/>
              </w:rPr>
              <w:t>Schließt Steps serverseitig ab, wenn Bedingungen erfüllt sind</w:t>
            </w:r>
          </w:p>
        </w:tc>
      </w:tr>
    </w:tbl>
    <w:p w14:paraId="0E03F7C8" w14:textId="77777777" w:rsidR="004B3874" w:rsidRDefault="00000000">
      <w:pPr>
        <w:pStyle w:val="berschrift3"/>
      </w:pPr>
      <w:bookmarkStart w:id="23" w:name="typisches-muster"/>
      <w:bookmarkEnd w:id="22"/>
      <w:r>
        <w:t>5.2 Typisches Muster</w:t>
      </w:r>
    </w:p>
    <w:p w14:paraId="494560FD" w14:textId="77777777" w:rsidR="004B3874" w:rsidRDefault="00000000">
      <w:pPr>
        <w:pStyle w:val="CaptionedFigure"/>
      </w:pPr>
      <w:r>
        <w:rPr>
          <w:noProof/>
        </w:rPr>
        <w:drawing>
          <wp:inline distT="0" distB="0" distL="0" distR="0" wp14:anchorId="03472630" wp14:editId="5B90A169">
            <wp:extent cx="5334000" cy="2133600"/>
            <wp:effectExtent l="0" t="0" r="0" b="0"/>
            <wp:docPr id="33" name="Picture" descr="Step Engine: typisches Muster"/>
            <wp:cNvGraphicFramePr/>
            <a:graphic xmlns:a="http://schemas.openxmlformats.org/drawingml/2006/main">
              <a:graphicData uri="http://schemas.openxmlformats.org/drawingml/2006/picture">
                <pic:pic xmlns:pic="http://schemas.openxmlformats.org/drawingml/2006/picture">
                  <pic:nvPicPr>
                    <pic:cNvPr id="34" name="Picture" descr="docs/charts/pflichtenheft-step-engine.png"/>
                    <pic:cNvPicPr>
                      <a:picLocks noChangeAspect="1" noChangeArrowheads="1"/>
                    </pic:cNvPicPr>
                  </pic:nvPicPr>
                  <pic:blipFill>
                    <a:blip r:embed="rId6"/>
                    <a:stretch>
                      <a:fillRect/>
                    </a:stretch>
                  </pic:blipFill>
                  <pic:spPr bwMode="auto">
                    <a:xfrm>
                      <a:off x="0" y="0"/>
                      <a:ext cx="5334000" cy="2133600"/>
                    </a:xfrm>
                    <a:prstGeom prst="rect">
                      <a:avLst/>
                    </a:prstGeom>
                    <a:noFill/>
                    <a:ln w="9525">
                      <a:noFill/>
                      <a:headEnd/>
                      <a:tailEnd/>
                    </a:ln>
                  </pic:spPr>
                </pic:pic>
              </a:graphicData>
            </a:graphic>
          </wp:inline>
        </w:drawing>
      </w:r>
    </w:p>
    <w:p w14:paraId="05A69FA2" w14:textId="77777777" w:rsidR="004B3874" w:rsidRPr="001268DF" w:rsidRDefault="00000000">
      <w:pPr>
        <w:pStyle w:val="ImageCaption"/>
        <w:rPr>
          <w:lang w:val="de-DE"/>
        </w:rPr>
      </w:pPr>
      <w:r w:rsidRPr="001268DF">
        <w:rPr>
          <w:lang w:val="de-DE"/>
        </w:rPr>
        <w:t>Step Engine: typisches Muster</w:t>
      </w:r>
    </w:p>
    <w:p w14:paraId="6446B588" w14:textId="77777777" w:rsidR="004B3874" w:rsidRPr="001268DF" w:rsidRDefault="00000000">
      <w:pPr>
        <w:pStyle w:val="Textkrper"/>
        <w:rPr>
          <w:lang w:val="de-DE"/>
        </w:rPr>
      </w:pPr>
      <w:r w:rsidRPr="001268DF">
        <w:rPr>
          <w:lang w:val="de-DE"/>
        </w:rPr>
        <w:t>Das Muster zeigt eine generische Etappe, die in unterschiedlichen Surveys wiederverwendet werden kann. Ein Decision-Step entscheidet, ob der Nutzer einen Upload-Pfad oder einen Partner-Pfad nutzt. Der Upload-Pfad zeigt einen Dokumenten-Step, der Partner-Pfad eine Partnerauswahl. Beide Pfade münden in einen Meilenstein. Erst wenn der Meilenstein erfüllt ist, wird der nächste Block freigeschaltet.</w:t>
      </w:r>
    </w:p>
    <w:p w14:paraId="07AF1EA4" w14:textId="77777777" w:rsidR="004B3874" w:rsidRPr="001268DF" w:rsidRDefault="00000000">
      <w:pPr>
        <w:pStyle w:val="Textkrper"/>
        <w:rPr>
          <w:lang w:val="de-DE"/>
        </w:rPr>
      </w:pPr>
      <w:r w:rsidRPr="001268DF">
        <w:rPr>
          <w:lang w:val="de-DE"/>
        </w:rPr>
        <w:t>Anwendernahes Ärzte-Beispiel: In der Etappe “Antragstellung Approbation” kann der Nutzer entscheiden, ob er die Unterlagen selbst hochlädt oder einen Partner für die Antragstellung auswählt. Bei Selbstbearbeitung werden Dokumente wie Urkunden, Nachweise oder Formulare abgefragt. Bei Partnernutzung wird ein passender Dienstleister ausgewählt. Der Meilenstein “Übersicht Antragstellung Approbation” wird abgeschlossen, wenn die erforderlichen Uploads oder die Partnerfreigabe vorliegen.</w:t>
      </w:r>
    </w:p>
    <w:p w14:paraId="64373332" w14:textId="77777777" w:rsidR="004B3874" w:rsidRPr="001268DF" w:rsidRDefault="00000000">
      <w:pPr>
        <w:pStyle w:val="berschrift3"/>
        <w:rPr>
          <w:lang w:val="de-DE"/>
        </w:rPr>
      </w:pPr>
      <w:bookmarkStart w:id="24" w:name="generische-survey-ketten"/>
      <w:bookmarkEnd w:id="23"/>
      <w:r w:rsidRPr="001268DF">
        <w:rPr>
          <w:lang w:val="de-DE"/>
        </w:rPr>
        <w:t>5.3 Generische Survey-Ketten</w:t>
      </w:r>
    </w:p>
    <w:p w14:paraId="34B3F927" w14:textId="77777777" w:rsidR="004B3874" w:rsidRPr="001268DF" w:rsidRDefault="00000000">
      <w:pPr>
        <w:pStyle w:val="FirstParagraph"/>
        <w:rPr>
          <w:lang w:val="de-DE"/>
        </w:rPr>
      </w:pPr>
      <w:r w:rsidRPr="001268DF">
        <w:rPr>
          <w:lang w:val="de-DE"/>
        </w:rPr>
        <w:t>Ein Survey besteht aus einer geordneten Kette von Steps. Die Kette kann linear sein oder über Conditions alternative Pfade enthalten.</w:t>
      </w:r>
    </w:p>
    <w:tbl>
      <w:tblPr>
        <w:tblStyle w:val="Table"/>
        <w:tblW w:w="5000" w:type="pct"/>
        <w:tblLayout w:type="fixed"/>
        <w:tblLook w:val="0020" w:firstRow="1" w:lastRow="0" w:firstColumn="0" w:lastColumn="0" w:noHBand="0" w:noVBand="0"/>
      </w:tblPr>
      <w:tblGrid>
        <w:gridCol w:w="4811"/>
        <w:gridCol w:w="4811"/>
      </w:tblGrid>
      <w:tr w:rsidR="004B3874" w14:paraId="3CC5B589"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6A2DE6" w14:textId="77777777" w:rsidR="004B3874" w:rsidRDefault="00000000">
            <w:pPr>
              <w:pStyle w:val="Compact"/>
            </w:pPr>
            <w:r>
              <w:t>Regel</w:t>
            </w:r>
          </w:p>
        </w:tc>
        <w:tc>
          <w:tcPr>
            <w:tcW w:w="3960" w:type="dxa"/>
          </w:tcPr>
          <w:p w14:paraId="3F6FBD80" w14:textId="77777777" w:rsidR="004B3874" w:rsidRDefault="00000000">
            <w:pPr>
              <w:pStyle w:val="Compact"/>
            </w:pPr>
            <w:r>
              <w:t>Kurzbeschreibung</w:t>
            </w:r>
          </w:p>
        </w:tc>
      </w:tr>
      <w:tr w:rsidR="004B3874" w:rsidRPr="001268DF" w14:paraId="6FFC35A7" w14:textId="77777777">
        <w:tc>
          <w:tcPr>
            <w:tcW w:w="3960" w:type="dxa"/>
          </w:tcPr>
          <w:p w14:paraId="07D2210A" w14:textId="77777777" w:rsidR="004B3874" w:rsidRDefault="00000000">
            <w:pPr>
              <w:pStyle w:val="Compact"/>
            </w:pPr>
            <w:r>
              <w:t>Survey-Scoping</w:t>
            </w:r>
          </w:p>
        </w:tc>
        <w:tc>
          <w:tcPr>
            <w:tcW w:w="3960" w:type="dxa"/>
          </w:tcPr>
          <w:p w14:paraId="234A2F10" w14:textId="77777777" w:rsidR="004B3874" w:rsidRPr="001268DF" w:rsidRDefault="00000000">
            <w:pPr>
              <w:pStyle w:val="Compact"/>
              <w:rPr>
                <w:lang w:val="de-DE"/>
              </w:rPr>
            </w:pPr>
            <w:r w:rsidRPr="001268DF">
              <w:rPr>
                <w:lang w:val="de-DE"/>
              </w:rPr>
              <w:t>Step-Orders und Conditions gelten innerhalb eines Surveys</w:t>
            </w:r>
          </w:p>
        </w:tc>
      </w:tr>
      <w:tr w:rsidR="004B3874" w:rsidRPr="001268DF" w14:paraId="1DF7F244" w14:textId="77777777">
        <w:tc>
          <w:tcPr>
            <w:tcW w:w="3960" w:type="dxa"/>
          </w:tcPr>
          <w:p w14:paraId="39A33464" w14:textId="77777777" w:rsidR="004B3874" w:rsidRDefault="00000000">
            <w:pPr>
              <w:pStyle w:val="Compact"/>
            </w:pPr>
            <w:r>
              <w:lastRenderedPageBreak/>
              <w:t>Progress-Scoping</w:t>
            </w:r>
          </w:p>
        </w:tc>
        <w:tc>
          <w:tcPr>
            <w:tcW w:w="3960" w:type="dxa"/>
          </w:tcPr>
          <w:p w14:paraId="451DA962" w14:textId="77777777" w:rsidR="004B3874" w:rsidRPr="001268DF" w:rsidRDefault="00000000">
            <w:pPr>
              <w:pStyle w:val="Compact"/>
              <w:rPr>
                <w:lang w:val="de-DE"/>
              </w:rPr>
            </w:pPr>
            <w:r w:rsidRPr="001268DF">
              <w:rPr>
                <w:lang w:val="de-DE"/>
              </w:rPr>
              <w:t xml:space="preserve">Progress wird immer mit </w:t>
            </w:r>
            <w:r w:rsidRPr="001268DF">
              <w:rPr>
                <w:rStyle w:val="VerbatimChar"/>
                <w:lang w:val="de-DE"/>
              </w:rPr>
              <w:t>survey_id</w:t>
            </w:r>
            <w:r w:rsidRPr="001268DF">
              <w:rPr>
                <w:lang w:val="de-DE"/>
              </w:rPr>
              <w:t xml:space="preserve"> gespeichert</w:t>
            </w:r>
          </w:p>
        </w:tc>
      </w:tr>
      <w:tr w:rsidR="004B3874" w:rsidRPr="001268DF" w14:paraId="19A42627" w14:textId="77777777">
        <w:tc>
          <w:tcPr>
            <w:tcW w:w="3960" w:type="dxa"/>
          </w:tcPr>
          <w:p w14:paraId="4C15D020" w14:textId="77777777" w:rsidR="004B3874" w:rsidRDefault="00000000">
            <w:pPr>
              <w:pStyle w:val="Compact"/>
            </w:pPr>
            <w:r>
              <w:t>Hidden Steps</w:t>
            </w:r>
          </w:p>
        </w:tc>
        <w:tc>
          <w:tcPr>
            <w:tcW w:w="3960" w:type="dxa"/>
          </w:tcPr>
          <w:p w14:paraId="7BDE4904" w14:textId="77777777" w:rsidR="004B3874" w:rsidRPr="001268DF" w:rsidRDefault="00000000">
            <w:pPr>
              <w:pStyle w:val="Compact"/>
              <w:rPr>
                <w:lang w:val="de-DE"/>
              </w:rPr>
            </w:pPr>
            <w:r w:rsidRPr="001268DF">
              <w:rPr>
                <w:lang w:val="de-DE"/>
              </w:rPr>
              <w:t>Werden aus sichtbarem Fortschritt und ETA entfernt</w:t>
            </w:r>
          </w:p>
        </w:tc>
      </w:tr>
      <w:tr w:rsidR="004B3874" w:rsidRPr="001268DF" w14:paraId="6AE2D30C" w14:textId="77777777">
        <w:tc>
          <w:tcPr>
            <w:tcW w:w="3960" w:type="dxa"/>
          </w:tcPr>
          <w:p w14:paraId="495857D8" w14:textId="77777777" w:rsidR="004B3874" w:rsidRDefault="00000000">
            <w:pPr>
              <w:pStyle w:val="Compact"/>
            </w:pPr>
            <w:r>
              <w:t>Blocked Steps</w:t>
            </w:r>
          </w:p>
        </w:tc>
        <w:tc>
          <w:tcPr>
            <w:tcW w:w="3960" w:type="dxa"/>
          </w:tcPr>
          <w:p w14:paraId="5D2EE3B7" w14:textId="77777777" w:rsidR="004B3874" w:rsidRPr="001268DF" w:rsidRDefault="00000000">
            <w:pPr>
              <w:pStyle w:val="Compact"/>
              <w:rPr>
                <w:lang w:val="de-DE"/>
              </w:rPr>
            </w:pPr>
            <w:r w:rsidRPr="001268DF">
              <w:rPr>
                <w:lang w:val="de-DE"/>
              </w:rPr>
              <w:t>Bleiben sichtbar, können aber noch nicht bearbeitet werden</w:t>
            </w:r>
          </w:p>
        </w:tc>
      </w:tr>
      <w:tr w:rsidR="004B3874" w:rsidRPr="001268DF" w14:paraId="2F8BD901" w14:textId="77777777">
        <w:tc>
          <w:tcPr>
            <w:tcW w:w="3960" w:type="dxa"/>
          </w:tcPr>
          <w:p w14:paraId="1AC75EF6" w14:textId="77777777" w:rsidR="004B3874" w:rsidRDefault="00000000">
            <w:pPr>
              <w:pStyle w:val="Compact"/>
            </w:pPr>
            <w:r>
              <w:t>Auto-Complete</w:t>
            </w:r>
          </w:p>
        </w:tc>
        <w:tc>
          <w:tcPr>
            <w:tcW w:w="3960" w:type="dxa"/>
          </w:tcPr>
          <w:p w14:paraId="6D92B08C" w14:textId="77777777" w:rsidR="004B3874" w:rsidRPr="001268DF" w:rsidRDefault="00000000">
            <w:pPr>
              <w:pStyle w:val="Compact"/>
              <w:rPr>
                <w:lang w:val="de-DE"/>
              </w:rPr>
            </w:pPr>
            <w:r w:rsidRPr="001268DF">
              <w:rPr>
                <w:lang w:val="de-DE"/>
              </w:rPr>
              <w:t>Schließt Meilensteine ab, wenn Uploads, Partnerdaten oder Statusbedingungen erfüllt sind</w:t>
            </w:r>
          </w:p>
        </w:tc>
      </w:tr>
      <w:tr w:rsidR="004B3874" w:rsidRPr="001268DF" w14:paraId="5372A5D4" w14:textId="77777777">
        <w:tc>
          <w:tcPr>
            <w:tcW w:w="3960" w:type="dxa"/>
          </w:tcPr>
          <w:p w14:paraId="2310D5CE" w14:textId="77777777" w:rsidR="004B3874" w:rsidRDefault="00000000">
            <w:pPr>
              <w:pStyle w:val="Compact"/>
            </w:pPr>
            <w:r>
              <w:t>Partnerauswahl</w:t>
            </w:r>
          </w:p>
        </w:tc>
        <w:tc>
          <w:tcPr>
            <w:tcW w:w="3960" w:type="dxa"/>
          </w:tcPr>
          <w:p w14:paraId="57E6FC87" w14:textId="77777777" w:rsidR="004B3874" w:rsidRPr="001268DF" w:rsidRDefault="00000000">
            <w:pPr>
              <w:pStyle w:val="Compact"/>
              <w:rPr>
                <w:lang w:val="de-DE"/>
              </w:rPr>
            </w:pPr>
            <w:r w:rsidRPr="001268DF">
              <w:rPr>
                <w:lang w:val="de-DE"/>
              </w:rPr>
              <w:t>Erzeugt Partner Submissions und ermöglicht Partnerzugriff</w:t>
            </w:r>
          </w:p>
        </w:tc>
      </w:tr>
      <w:tr w:rsidR="004B3874" w:rsidRPr="001268DF" w14:paraId="110D9D7A" w14:textId="77777777">
        <w:tc>
          <w:tcPr>
            <w:tcW w:w="3960" w:type="dxa"/>
          </w:tcPr>
          <w:p w14:paraId="7050873C" w14:textId="77777777" w:rsidR="004B3874" w:rsidRDefault="00000000">
            <w:pPr>
              <w:pStyle w:val="Compact"/>
            </w:pPr>
            <w:r>
              <w:t>Billing Event</w:t>
            </w:r>
          </w:p>
        </w:tc>
        <w:tc>
          <w:tcPr>
            <w:tcW w:w="3960" w:type="dxa"/>
          </w:tcPr>
          <w:p w14:paraId="5C61051A" w14:textId="77777777" w:rsidR="004B3874" w:rsidRPr="001268DF" w:rsidRDefault="00000000">
            <w:pPr>
              <w:pStyle w:val="Compact"/>
              <w:rPr>
                <w:lang w:val="de-DE"/>
              </w:rPr>
            </w:pPr>
            <w:r w:rsidRPr="001268DF">
              <w:rPr>
                <w:lang w:val="de-DE"/>
              </w:rPr>
              <w:t>Erzeugt bei abrechnungsrelevantem Partner-Meilenstein genau ein idempotentes Abrechnungsereignis</w:t>
            </w:r>
          </w:p>
        </w:tc>
      </w:tr>
    </w:tbl>
    <w:p w14:paraId="525EFB6E" w14:textId="77777777" w:rsidR="004B3874" w:rsidRDefault="00000000">
      <w:pPr>
        <w:pStyle w:val="berschrift3"/>
      </w:pPr>
      <w:bookmarkStart w:id="25" w:name="beispielszenarien"/>
      <w:bookmarkEnd w:id="24"/>
      <w:r>
        <w:t>5.4 Beispielszenarien</w:t>
      </w:r>
    </w:p>
    <w:tbl>
      <w:tblPr>
        <w:tblStyle w:val="Table"/>
        <w:tblW w:w="5000" w:type="pct"/>
        <w:tblLayout w:type="fixed"/>
        <w:tblLook w:val="0020" w:firstRow="1" w:lastRow="0" w:firstColumn="0" w:lastColumn="0" w:noHBand="0" w:noVBand="0"/>
      </w:tblPr>
      <w:tblGrid>
        <w:gridCol w:w="3208"/>
        <w:gridCol w:w="3207"/>
        <w:gridCol w:w="3207"/>
      </w:tblGrid>
      <w:tr w:rsidR="004B3874" w14:paraId="7DCC241E"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E087F3" w14:textId="77777777" w:rsidR="004B3874" w:rsidRDefault="00000000">
            <w:pPr>
              <w:pStyle w:val="Compact"/>
            </w:pPr>
            <w:r>
              <w:t>Szenario</w:t>
            </w:r>
          </w:p>
        </w:tc>
        <w:tc>
          <w:tcPr>
            <w:tcW w:w="2640" w:type="dxa"/>
          </w:tcPr>
          <w:p w14:paraId="60CC38B6" w14:textId="77777777" w:rsidR="004B3874" w:rsidRDefault="00000000">
            <w:pPr>
              <w:pStyle w:val="Compact"/>
            </w:pPr>
            <w:r>
              <w:t>Beispielhafte Etappen</w:t>
            </w:r>
          </w:p>
        </w:tc>
        <w:tc>
          <w:tcPr>
            <w:tcW w:w="2640" w:type="dxa"/>
          </w:tcPr>
          <w:p w14:paraId="15A88A3E" w14:textId="77777777" w:rsidR="004B3874" w:rsidRDefault="00000000">
            <w:pPr>
              <w:pStyle w:val="Compact"/>
            </w:pPr>
            <w:r>
              <w:t>Zweck</w:t>
            </w:r>
          </w:p>
        </w:tc>
      </w:tr>
      <w:tr w:rsidR="004B3874" w:rsidRPr="001268DF" w14:paraId="4FAF1DE2" w14:textId="77777777">
        <w:tc>
          <w:tcPr>
            <w:tcW w:w="2640" w:type="dxa"/>
          </w:tcPr>
          <w:p w14:paraId="1B928A90" w14:textId="77777777" w:rsidR="004B3874" w:rsidRDefault="00000000">
            <w:pPr>
              <w:pStyle w:val="Compact"/>
            </w:pPr>
            <w:r>
              <w:t>Ärzte</w:t>
            </w:r>
          </w:p>
        </w:tc>
        <w:tc>
          <w:tcPr>
            <w:tcW w:w="2640" w:type="dxa"/>
          </w:tcPr>
          <w:p w14:paraId="5FDA6CEF" w14:textId="77777777" w:rsidR="004B3874" w:rsidRPr="001268DF" w:rsidRDefault="00000000">
            <w:pPr>
              <w:pStyle w:val="Compact"/>
              <w:rPr>
                <w:lang w:val="de-DE"/>
              </w:rPr>
            </w:pPr>
            <w:r w:rsidRPr="001268DF">
              <w:rPr>
                <w:lang w:val="de-DE"/>
              </w:rPr>
              <w:t>Persönliche Daten, Antragstellung Approbation, Fachsprachenprüfung, Gleichwertigkeitsprüfung, Kenntnisprüfung, Jobangebote, Weiterbildung</w:t>
            </w:r>
          </w:p>
        </w:tc>
        <w:tc>
          <w:tcPr>
            <w:tcW w:w="2640" w:type="dxa"/>
          </w:tcPr>
          <w:p w14:paraId="5991F69F" w14:textId="77777777" w:rsidR="004B3874" w:rsidRPr="001268DF" w:rsidRDefault="00000000">
            <w:pPr>
              <w:pStyle w:val="Compact"/>
              <w:rPr>
                <w:lang w:val="de-DE"/>
              </w:rPr>
            </w:pPr>
            <w:r w:rsidRPr="001268DF">
              <w:rPr>
                <w:lang w:val="de-DE"/>
              </w:rPr>
              <w:t>Anwendernahes Beispiel für Anerkennungs- und Vermittlungsprozesse</w:t>
            </w:r>
          </w:p>
        </w:tc>
      </w:tr>
      <w:tr w:rsidR="004B3874" w:rsidRPr="001268DF" w14:paraId="1D750376" w14:textId="77777777">
        <w:tc>
          <w:tcPr>
            <w:tcW w:w="2640" w:type="dxa"/>
          </w:tcPr>
          <w:p w14:paraId="0C1A4511" w14:textId="77777777" w:rsidR="004B3874" w:rsidRDefault="00000000">
            <w:pPr>
              <w:pStyle w:val="Compact"/>
            </w:pPr>
            <w:r>
              <w:t>Pflegepersonal</w:t>
            </w:r>
          </w:p>
        </w:tc>
        <w:tc>
          <w:tcPr>
            <w:tcW w:w="2640" w:type="dxa"/>
          </w:tcPr>
          <w:p w14:paraId="66D8481C" w14:textId="77777777" w:rsidR="004B3874" w:rsidRPr="001268DF" w:rsidRDefault="00000000">
            <w:pPr>
              <w:pStyle w:val="Compact"/>
              <w:rPr>
                <w:lang w:val="de-DE"/>
              </w:rPr>
            </w:pPr>
            <w:r w:rsidRPr="001268DF">
              <w:rPr>
                <w:lang w:val="de-DE"/>
              </w:rPr>
              <w:t>Anerkennung Pflege, Sprachschule, Fachsprachenprüfung, Vorbereitungskurs Kenntnisprüfung, Kenntnisprüfung, Jobangebote</w:t>
            </w:r>
          </w:p>
        </w:tc>
        <w:tc>
          <w:tcPr>
            <w:tcW w:w="2640" w:type="dxa"/>
          </w:tcPr>
          <w:p w14:paraId="12533716" w14:textId="77777777" w:rsidR="004B3874" w:rsidRPr="001268DF" w:rsidRDefault="00000000">
            <w:pPr>
              <w:pStyle w:val="Compact"/>
              <w:rPr>
                <w:lang w:val="de-DE"/>
              </w:rPr>
            </w:pPr>
            <w:r w:rsidRPr="001268DF">
              <w:rPr>
                <w:lang w:val="de-DE"/>
              </w:rPr>
              <w:t>Zweites Beispiel zur Validierung der generischen Darstellbarkeit</w:t>
            </w:r>
          </w:p>
        </w:tc>
      </w:tr>
    </w:tbl>
    <w:p w14:paraId="2D128FBF" w14:textId="77777777" w:rsidR="004B3874" w:rsidRPr="001268DF" w:rsidRDefault="00000000">
      <w:pPr>
        <w:pStyle w:val="Textkrper"/>
        <w:rPr>
          <w:lang w:val="de-DE"/>
        </w:rPr>
      </w:pPr>
      <w:r w:rsidRPr="001268DF">
        <w:rPr>
          <w:lang w:val="de-DE"/>
        </w:rPr>
        <w:t>Beide Szenarien nutzen dieselben technischen Bausteine: Step-Typen, Conditions, Uploads, Partnerauswahl, Meilensteine, Progress-Berechnung und rollenbasierte Zugriffe.</w:t>
      </w:r>
    </w:p>
    <w:p w14:paraId="3C216FF9" w14:textId="77777777" w:rsidR="004B3874" w:rsidRPr="001268DF" w:rsidRDefault="00000000">
      <w:pPr>
        <w:pStyle w:val="berschrift2"/>
        <w:rPr>
          <w:lang w:val="de-DE"/>
        </w:rPr>
      </w:pPr>
      <w:bookmarkStart w:id="26" w:name="backend-schnittstellen"/>
      <w:bookmarkEnd w:id="21"/>
      <w:bookmarkEnd w:id="25"/>
      <w:r w:rsidRPr="001268DF">
        <w:rPr>
          <w:lang w:val="de-DE"/>
        </w:rPr>
        <w:t>6. Backend-Schnittstellen</w:t>
      </w:r>
    </w:p>
    <w:p w14:paraId="69D17846" w14:textId="77777777" w:rsidR="004B3874" w:rsidRPr="001268DF" w:rsidRDefault="00000000">
      <w:pPr>
        <w:pStyle w:val="FirstParagraph"/>
        <w:rPr>
          <w:lang w:val="de-DE"/>
        </w:rPr>
      </w:pPr>
      <w:r w:rsidRPr="001268DF">
        <w:rPr>
          <w:lang w:val="de-DE"/>
        </w:rPr>
        <w:t>Die folgende Tabelle beschreibt die wesentlichen API-Oberflächen. Rückgabetypen sind fachlich zusammengefasst und nicht als vollständiges OpenAPI-Schema zu verstehen.</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4B3874" w14:paraId="2923BA52"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584" w:type="dxa"/>
          </w:tcPr>
          <w:p w14:paraId="240006F3" w14:textId="77777777" w:rsidR="004B3874" w:rsidRDefault="00000000">
            <w:pPr>
              <w:pStyle w:val="Compact"/>
            </w:pPr>
            <w:r>
              <w:t>Bereich</w:t>
            </w:r>
          </w:p>
        </w:tc>
        <w:tc>
          <w:tcPr>
            <w:tcW w:w="1584" w:type="dxa"/>
          </w:tcPr>
          <w:p w14:paraId="301752DF" w14:textId="77777777" w:rsidR="004B3874" w:rsidRDefault="00000000">
            <w:pPr>
              <w:pStyle w:val="Compact"/>
            </w:pPr>
            <w:r>
              <w:t>Methode / Endpoint</w:t>
            </w:r>
          </w:p>
        </w:tc>
        <w:tc>
          <w:tcPr>
            <w:tcW w:w="1584" w:type="dxa"/>
          </w:tcPr>
          <w:p w14:paraId="09D31081" w14:textId="77777777" w:rsidR="004B3874" w:rsidRDefault="00000000">
            <w:pPr>
              <w:pStyle w:val="Compact"/>
            </w:pPr>
            <w:r>
              <w:t>Erwartete Parameter</w:t>
            </w:r>
          </w:p>
        </w:tc>
        <w:tc>
          <w:tcPr>
            <w:tcW w:w="1584" w:type="dxa"/>
          </w:tcPr>
          <w:p w14:paraId="012CD007" w14:textId="77777777" w:rsidR="004B3874" w:rsidRDefault="00000000">
            <w:pPr>
              <w:pStyle w:val="Compact"/>
            </w:pPr>
            <w:r>
              <w:t>Rückgabetyp</w:t>
            </w:r>
          </w:p>
        </w:tc>
        <w:tc>
          <w:tcPr>
            <w:tcW w:w="1584" w:type="dxa"/>
          </w:tcPr>
          <w:p w14:paraId="2F3541A2" w14:textId="77777777" w:rsidR="004B3874" w:rsidRDefault="00000000">
            <w:pPr>
              <w:pStyle w:val="Compact"/>
            </w:pPr>
            <w:r>
              <w:t>Kurzbeschreibung</w:t>
            </w:r>
          </w:p>
        </w:tc>
      </w:tr>
      <w:tr w:rsidR="004B3874" w14:paraId="586A8D9E" w14:textId="77777777">
        <w:tc>
          <w:tcPr>
            <w:tcW w:w="1584" w:type="dxa"/>
          </w:tcPr>
          <w:p w14:paraId="5AAFB24B" w14:textId="77777777" w:rsidR="004B3874" w:rsidRDefault="00000000">
            <w:pPr>
              <w:pStyle w:val="Compact"/>
            </w:pPr>
            <w:r>
              <w:t>Public</w:t>
            </w:r>
          </w:p>
        </w:tc>
        <w:tc>
          <w:tcPr>
            <w:tcW w:w="1584" w:type="dxa"/>
          </w:tcPr>
          <w:p w14:paraId="2157C8EB" w14:textId="77777777" w:rsidR="004B3874" w:rsidRDefault="00000000">
            <w:pPr>
              <w:pStyle w:val="Compact"/>
            </w:pPr>
            <w:r>
              <w:rPr>
                <w:rStyle w:val="VerbatimChar"/>
              </w:rPr>
              <w:t xml:space="preserve">GET </w:t>
            </w:r>
            <w:r>
              <w:rPr>
                <w:rStyle w:val="VerbatimChar"/>
              </w:rPr>
              <w:lastRenderedPageBreak/>
              <w:t>/api/surveys/public</w:t>
            </w:r>
          </w:p>
        </w:tc>
        <w:tc>
          <w:tcPr>
            <w:tcW w:w="1584" w:type="dxa"/>
          </w:tcPr>
          <w:p w14:paraId="3FC39D1D" w14:textId="77777777" w:rsidR="004B3874" w:rsidRDefault="00000000">
            <w:pPr>
              <w:pStyle w:val="Compact"/>
            </w:pPr>
            <w:r>
              <w:lastRenderedPageBreak/>
              <w:t>Keine</w:t>
            </w:r>
          </w:p>
        </w:tc>
        <w:tc>
          <w:tcPr>
            <w:tcW w:w="1584" w:type="dxa"/>
          </w:tcPr>
          <w:p w14:paraId="4E6F2EC9" w14:textId="77777777" w:rsidR="004B3874" w:rsidRDefault="00000000">
            <w:pPr>
              <w:pStyle w:val="Compact"/>
            </w:pPr>
            <w:r>
              <w:rPr>
                <w:rStyle w:val="VerbatimChar"/>
              </w:rPr>
              <w:t>array&lt;SurveySu</w:t>
            </w:r>
            <w:r>
              <w:rPr>
                <w:rStyle w:val="VerbatimChar"/>
              </w:rPr>
              <w:lastRenderedPageBreak/>
              <w:t>mmary&gt;</w:t>
            </w:r>
          </w:p>
        </w:tc>
        <w:tc>
          <w:tcPr>
            <w:tcW w:w="1584" w:type="dxa"/>
          </w:tcPr>
          <w:p w14:paraId="1A62B947" w14:textId="77777777" w:rsidR="004B3874" w:rsidRDefault="00000000">
            <w:pPr>
              <w:pStyle w:val="Compact"/>
            </w:pPr>
            <w:r>
              <w:lastRenderedPageBreak/>
              <w:t xml:space="preserve">Listet öffentlich </w:t>
            </w:r>
            <w:r>
              <w:lastRenderedPageBreak/>
              <w:t>aktive Surveys</w:t>
            </w:r>
          </w:p>
        </w:tc>
      </w:tr>
      <w:tr w:rsidR="004B3874" w14:paraId="63814DC3" w14:textId="77777777">
        <w:tc>
          <w:tcPr>
            <w:tcW w:w="1584" w:type="dxa"/>
          </w:tcPr>
          <w:p w14:paraId="0AC7C26A" w14:textId="77777777" w:rsidR="004B3874" w:rsidRDefault="00000000">
            <w:pPr>
              <w:pStyle w:val="Compact"/>
            </w:pPr>
            <w:r>
              <w:lastRenderedPageBreak/>
              <w:t>Public</w:t>
            </w:r>
          </w:p>
        </w:tc>
        <w:tc>
          <w:tcPr>
            <w:tcW w:w="1584" w:type="dxa"/>
          </w:tcPr>
          <w:p w14:paraId="2C7A1215" w14:textId="77777777" w:rsidR="004B3874" w:rsidRDefault="00000000">
            <w:pPr>
              <w:pStyle w:val="Compact"/>
            </w:pPr>
            <w:r>
              <w:rPr>
                <w:rStyle w:val="VerbatimChar"/>
              </w:rPr>
              <w:t>GET /api/surveys/slug/{slug}</w:t>
            </w:r>
          </w:p>
        </w:tc>
        <w:tc>
          <w:tcPr>
            <w:tcW w:w="1584" w:type="dxa"/>
          </w:tcPr>
          <w:p w14:paraId="62148499" w14:textId="77777777" w:rsidR="004B3874" w:rsidRDefault="00000000">
            <w:pPr>
              <w:pStyle w:val="Compact"/>
            </w:pPr>
            <w:r>
              <w:t xml:space="preserve">Pfad: </w:t>
            </w:r>
            <w:r>
              <w:rPr>
                <w:rStyle w:val="VerbatimChar"/>
              </w:rPr>
              <w:t>slug</w:t>
            </w:r>
          </w:p>
        </w:tc>
        <w:tc>
          <w:tcPr>
            <w:tcW w:w="1584" w:type="dxa"/>
          </w:tcPr>
          <w:p w14:paraId="482FBAAC" w14:textId="77777777" w:rsidR="004B3874" w:rsidRDefault="00000000">
            <w:pPr>
              <w:pStyle w:val="Compact"/>
            </w:pPr>
            <w:r>
              <w:rPr>
                <w:rStyle w:val="VerbatimChar"/>
              </w:rPr>
              <w:t>SurveyDetail</w:t>
            </w:r>
          </w:p>
        </w:tc>
        <w:tc>
          <w:tcPr>
            <w:tcW w:w="1584" w:type="dxa"/>
          </w:tcPr>
          <w:p w14:paraId="6A193132" w14:textId="77777777" w:rsidR="004B3874" w:rsidRDefault="00000000">
            <w:pPr>
              <w:pStyle w:val="Compact"/>
            </w:pPr>
            <w:r>
              <w:t>Liefert Survey-Metadaten für Landing/Auth</w:t>
            </w:r>
          </w:p>
        </w:tc>
      </w:tr>
      <w:tr w:rsidR="004B3874" w:rsidRPr="001268DF" w14:paraId="666A1992" w14:textId="77777777">
        <w:tc>
          <w:tcPr>
            <w:tcW w:w="1584" w:type="dxa"/>
          </w:tcPr>
          <w:p w14:paraId="729122AE" w14:textId="77777777" w:rsidR="004B3874" w:rsidRDefault="00000000">
            <w:pPr>
              <w:pStyle w:val="Compact"/>
            </w:pPr>
            <w:r>
              <w:t>Public</w:t>
            </w:r>
          </w:p>
        </w:tc>
        <w:tc>
          <w:tcPr>
            <w:tcW w:w="1584" w:type="dxa"/>
          </w:tcPr>
          <w:p w14:paraId="44EC5C2E" w14:textId="77777777" w:rsidR="004B3874" w:rsidRDefault="00000000">
            <w:pPr>
              <w:pStyle w:val="Compact"/>
            </w:pPr>
            <w:r>
              <w:rPr>
                <w:rStyle w:val="VerbatimChar"/>
              </w:rPr>
              <w:t>GET /api/cms/home</w:t>
            </w:r>
          </w:p>
        </w:tc>
        <w:tc>
          <w:tcPr>
            <w:tcW w:w="1584" w:type="dxa"/>
          </w:tcPr>
          <w:p w14:paraId="3A992B00" w14:textId="77777777" w:rsidR="004B3874" w:rsidRDefault="00000000">
            <w:pPr>
              <w:pStyle w:val="Compact"/>
            </w:pPr>
            <w:r>
              <w:t>Optional Survey-/CMS-Kontext</w:t>
            </w:r>
          </w:p>
        </w:tc>
        <w:tc>
          <w:tcPr>
            <w:tcW w:w="1584" w:type="dxa"/>
          </w:tcPr>
          <w:p w14:paraId="2113741F" w14:textId="77777777" w:rsidR="004B3874" w:rsidRDefault="00000000">
            <w:pPr>
              <w:pStyle w:val="Compact"/>
            </w:pPr>
            <w:r>
              <w:rPr>
                <w:rStyle w:val="VerbatimChar"/>
              </w:rPr>
              <w:t>CMSContent</w:t>
            </w:r>
          </w:p>
        </w:tc>
        <w:tc>
          <w:tcPr>
            <w:tcW w:w="1584" w:type="dxa"/>
          </w:tcPr>
          <w:p w14:paraId="025A89EE" w14:textId="77777777" w:rsidR="004B3874" w:rsidRPr="001268DF" w:rsidRDefault="00000000">
            <w:pPr>
              <w:pStyle w:val="Compact"/>
              <w:rPr>
                <w:lang w:val="de-DE"/>
              </w:rPr>
            </w:pPr>
            <w:r w:rsidRPr="001268DF">
              <w:rPr>
                <w:lang w:val="de-DE"/>
              </w:rPr>
              <w:t>Liefert CMS-Inhalte der Landingpage</w:t>
            </w:r>
          </w:p>
        </w:tc>
      </w:tr>
      <w:tr w:rsidR="004B3874" w:rsidRPr="001268DF" w14:paraId="2903E4A9" w14:textId="77777777">
        <w:tc>
          <w:tcPr>
            <w:tcW w:w="1584" w:type="dxa"/>
          </w:tcPr>
          <w:p w14:paraId="0F63D308" w14:textId="77777777" w:rsidR="004B3874" w:rsidRDefault="00000000">
            <w:pPr>
              <w:pStyle w:val="Compact"/>
            </w:pPr>
            <w:r>
              <w:t>Auth</w:t>
            </w:r>
          </w:p>
        </w:tc>
        <w:tc>
          <w:tcPr>
            <w:tcW w:w="1584" w:type="dxa"/>
          </w:tcPr>
          <w:p w14:paraId="03A38DFC" w14:textId="77777777" w:rsidR="004B3874" w:rsidRDefault="00000000">
            <w:pPr>
              <w:pStyle w:val="Compact"/>
            </w:pPr>
            <w:r>
              <w:rPr>
                <w:rStyle w:val="VerbatimChar"/>
              </w:rPr>
              <w:t>POST /api/auth/register</w:t>
            </w:r>
          </w:p>
        </w:tc>
        <w:tc>
          <w:tcPr>
            <w:tcW w:w="1584" w:type="dxa"/>
          </w:tcPr>
          <w:p w14:paraId="348AB93D" w14:textId="77777777" w:rsidR="004B3874" w:rsidRDefault="00000000">
            <w:pPr>
              <w:pStyle w:val="Compact"/>
            </w:pPr>
            <w:r>
              <w:t xml:space="preserve">Body: </w:t>
            </w:r>
            <w:r>
              <w:rPr>
                <w:rStyle w:val="VerbatimChar"/>
              </w:rPr>
              <w:t>email</w:t>
            </w:r>
            <w:r>
              <w:t xml:space="preserve">, </w:t>
            </w:r>
            <w:r>
              <w:rPr>
                <w:rStyle w:val="VerbatimChar"/>
              </w:rPr>
              <w:t>password</w:t>
            </w:r>
            <w:r>
              <w:t xml:space="preserve">, </w:t>
            </w:r>
            <w:r>
              <w:rPr>
                <w:rStyle w:val="VerbatimChar"/>
              </w:rPr>
              <w:t>name</w:t>
            </w:r>
            <w:r>
              <w:t xml:space="preserve">, optional </w:t>
            </w:r>
            <w:r>
              <w:rPr>
                <w:rStyle w:val="VerbatimChar"/>
              </w:rPr>
              <w:t>survey_slug</w:t>
            </w:r>
          </w:p>
        </w:tc>
        <w:tc>
          <w:tcPr>
            <w:tcW w:w="1584" w:type="dxa"/>
          </w:tcPr>
          <w:p w14:paraId="48F137F2" w14:textId="77777777" w:rsidR="004B3874" w:rsidRDefault="00000000">
            <w:pPr>
              <w:pStyle w:val="Compact"/>
            </w:pPr>
            <w:r>
              <w:rPr>
                <w:rStyle w:val="VerbatimChar"/>
              </w:rPr>
              <w:t>AuthPayload</w:t>
            </w:r>
          </w:p>
        </w:tc>
        <w:tc>
          <w:tcPr>
            <w:tcW w:w="1584" w:type="dxa"/>
          </w:tcPr>
          <w:p w14:paraId="68FC1022" w14:textId="77777777" w:rsidR="004B3874" w:rsidRPr="001268DF" w:rsidRDefault="00000000">
            <w:pPr>
              <w:pStyle w:val="Compact"/>
              <w:rPr>
                <w:lang w:val="de-DE"/>
              </w:rPr>
            </w:pPr>
            <w:r w:rsidRPr="001268DF">
              <w:rPr>
                <w:lang w:val="de-DE"/>
              </w:rPr>
              <w:t>Registriert Nutzer und initialisiert Progress für den Survey</w:t>
            </w:r>
          </w:p>
        </w:tc>
      </w:tr>
      <w:tr w:rsidR="004B3874" w:rsidRPr="001268DF" w14:paraId="53B7163B" w14:textId="77777777">
        <w:tc>
          <w:tcPr>
            <w:tcW w:w="1584" w:type="dxa"/>
          </w:tcPr>
          <w:p w14:paraId="1567E7FC" w14:textId="77777777" w:rsidR="004B3874" w:rsidRDefault="00000000">
            <w:pPr>
              <w:pStyle w:val="Compact"/>
            </w:pPr>
            <w:r>
              <w:t>Auth</w:t>
            </w:r>
          </w:p>
        </w:tc>
        <w:tc>
          <w:tcPr>
            <w:tcW w:w="1584" w:type="dxa"/>
          </w:tcPr>
          <w:p w14:paraId="4E3B780D" w14:textId="77777777" w:rsidR="004B3874" w:rsidRDefault="00000000">
            <w:pPr>
              <w:pStyle w:val="Compact"/>
            </w:pPr>
            <w:r>
              <w:rPr>
                <w:rStyle w:val="VerbatimChar"/>
              </w:rPr>
              <w:t>POST /api/auth/login</w:t>
            </w:r>
          </w:p>
        </w:tc>
        <w:tc>
          <w:tcPr>
            <w:tcW w:w="1584" w:type="dxa"/>
          </w:tcPr>
          <w:p w14:paraId="5A796BD4" w14:textId="77777777" w:rsidR="004B3874" w:rsidRDefault="00000000">
            <w:pPr>
              <w:pStyle w:val="Compact"/>
            </w:pPr>
            <w:r>
              <w:t xml:space="preserve">Body: </w:t>
            </w:r>
            <w:r>
              <w:rPr>
                <w:rStyle w:val="VerbatimChar"/>
              </w:rPr>
              <w:t>email</w:t>
            </w:r>
            <w:r>
              <w:t xml:space="preserve">, </w:t>
            </w:r>
            <w:r>
              <w:rPr>
                <w:rStyle w:val="VerbatimChar"/>
              </w:rPr>
              <w:t>password</w:t>
            </w:r>
          </w:p>
        </w:tc>
        <w:tc>
          <w:tcPr>
            <w:tcW w:w="1584" w:type="dxa"/>
          </w:tcPr>
          <w:p w14:paraId="7F2A8D70" w14:textId="77777777" w:rsidR="004B3874" w:rsidRDefault="00000000">
            <w:pPr>
              <w:pStyle w:val="Compact"/>
            </w:pPr>
            <w:r>
              <w:rPr>
                <w:rStyle w:val="VerbatimChar"/>
              </w:rPr>
              <w:t>AuthPayload</w:t>
            </w:r>
          </w:p>
        </w:tc>
        <w:tc>
          <w:tcPr>
            <w:tcW w:w="1584" w:type="dxa"/>
          </w:tcPr>
          <w:p w14:paraId="1E80F155" w14:textId="77777777" w:rsidR="004B3874" w:rsidRPr="001268DF" w:rsidRDefault="00000000">
            <w:pPr>
              <w:pStyle w:val="Compact"/>
              <w:rPr>
                <w:lang w:val="de-DE"/>
              </w:rPr>
            </w:pPr>
            <w:r w:rsidRPr="001268DF">
              <w:rPr>
                <w:lang w:val="de-DE"/>
              </w:rPr>
              <w:t>Meldet Nutzer an und liefert Tokens/User-Payload</w:t>
            </w:r>
          </w:p>
        </w:tc>
      </w:tr>
      <w:tr w:rsidR="004B3874" w14:paraId="49BBE969" w14:textId="77777777">
        <w:tc>
          <w:tcPr>
            <w:tcW w:w="1584" w:type="dxa"/>
          </w:tcPr>
          <w:p w14:paraId="31DCB2CC" w14:textId="77777777" w:rsidR="004B3874" w:rsidRDefault="00000000">
            <w:pPr>
              <w:pStyle w:val="Compact"/>
            </w:pPr>
            <w:r>
              <w:t>Auth</w:t>
            </w:r>
          </w:p>
        </w:tc>
        <w:tc>
          <w:tcPr>
            <w:tcW w:w="1584" w:type="dxa"/>
          </w:tcPr>
          <w:p w14:paraId="7AC3FC05" w14:textId="77777777" w:rsidR="004B3874" w:rsidRDefault="00000000">
            <w:pPr>
              <w:pStyle w:val="Compact"/>
            </w:pPr>
            <w:r>
              <w:rPr>
                <w:rStyle w:val="VerbatimChar"/>
              </w:rPr>
              <w:t>GET /api/auth/me</w:t>
            </w:r>
          </w:p>
        </w:tc>
        <w:tc>
          <w:tcPr>
            <w:tcW w:w="1584" w:type="dxa"/>
          </w:tcPr>
          <w:p w14:paraId="4BA849B2" w14:textId="77777777" w:rsidR="004B3874" w:rsidRDefault="00000000">
            <w:pPr>
              <w:pStyle w:val="Compact"/>
            </w:pPr>
            <w:r>
              <w:t>Auth-Token</w:t>
            </w:r>
          </w:p>
        </w:tc>
        <w:tc>
          <w:tcPr>
            <w:tcW w:w="1584" w:type="dxa"/>
          </w:tcPr>
          <w:p w14:paraId="12201180" w14:textId="77777777" w:rsidR="004B3874" w:rsidRDefault="00000000">
            <w:pPr>
              <w:pStyle w:val="Compact"/>
            </w:pPr>
            <w:r>
              <w:rPr>
                <w:rStyle w:val="VerbatimChar"/>
              </w:rPr>
              <w:t>UserPayload</w:t>
            </w:r>
          </w:p>
        </w:tc>
        <w:tc>
          <w:tcPr>
            <w:tcW w:w="1584" w:type="dxa"/>
          </w:tcPr>
          <w:p w14:paraId="734C1B30" w14:textId="77777777" w:rsidR="004B3874" w:rsidRDefault="00000000">
            <w:pPr>
              <w:pStyle w:val="Compact"/>
            </w:pPr>
            <w:r>
              <w:t>Liefert aktuellen eingeloggten Nutzer</w:t>
            </w:r>
          </w:p>
        </w:tc>
      </w:tr>
      <w:tr w:rsidR="004B3874" w:rsidRPr="001268DF" w14:paraId="622DEB49" w14:textId="77777777">
        <w:tc>
          <w:tcPr>
            <w:tcW w:w="1584" w:type="dxa"/>
          </w:tcPr>
          <w:p w14:paraId="48F64D6A" w14:textId="77777777" w:rsidR="004B3874" w:rsidRDefault="00000000">
            <w:pPr>
              <w:pStyle w:val="Compact"/>
            </w:pPr>
            <w:r>
              <w:t>Auth</w:t>
            </w:r>
          </w:p>
        </w:tc>
        <w:tc>
          <w:tcPr>
            <w:tcW w:w="1584" w:type="dxa"/>
          </w:tcPr>
          <w:p w14:paraId="2C04C768" w14:textId="77777777" w:rsidR="004B3874" w:rsidRDefault="00000000">
            <w:pPr>
              <w:pStyle w:val="Compact"/>
            </w:pPr>
            <w:r>
              <w:rPr>
                <w:rStyle w:val="VerbatimChar"/>
              </w:rPr>
              <w:t>GET /api/auth/permissions</w:t>
            </w:r>
          </w:p>
        </w:tc>
        <w:tc>
          <w:tcPr>
            <w:tcW w:w="1584" w:type="dxa"/>
          </w:tcPr>
          <w:p w14:paraId="4E62A9D6" w14:textId="77777777" w:rsidR="004B3874" w:rsidRDefault="00000000">
            <w:pPr>
              <w:pStyle w:val="Compact"/>
            </w:pPr>
            <w:r>
              <w:t>Auth-Token</w:t>
            </w:r>
          </w:p>
        </w:tc>
        <w:tc>
          <w:tcPr>
            <w:tcW w:w="1584" w:type="dxa"/>
          </w:tcPr>
          <w:p w14:paraId="3A1A5467" w14:textId="77777777" w:rsidR="004B3874" w:rsidRDefault="00000000">
            <w:pPr>
              <w:pStyle w:val="Compact"/>
            </w:pPr>
            <w:r>
              <w:rPr>
                <w:rStyle w:val="VerbatimChar"/>
              </w:rPr>
              <w:t>EffectivePermissions</w:t>
            </w:r>
          </w:p>
        </w:tc>
        <w:tc>
          <w:tcPr>
            <w:tcW w:w="1584" w:type="dxa"/>
          </w:tcPr>
          <w:p w14:paraId="1F24CF35" w14:textId="77777777" w:rsidR="004B3874" w:rsidRPr="001268DF" w:rsidRDefault="00000000">
            <w:pPr>
              <w:pStyle w:val="Compact"/>
              <w:rPr>
                <w:lang w:val="de-DE"/>
              </w:rPr>
            </w:pPr>
            <w:r w:rsidRPr="001268DF">
              <w:rPr>
                <w:lang w:val="de-DE"/>
              </w:rPr>
              <w:t>Liefert effektive Rechte aus Rolle, Gruppen und Overrides</w:t>
            </w:r>
          </w:p>
        </w:tc>
      </w:tr>
      <w:tr w:rsidR="004B3874" w:rsidRPr="001268DF" w14:paraId="15E3FD4A" w14:textId="77777777">
        <w:tc>
          <w:tcPr>
            <w:tcW w:w="1584" w:type="dxa"/>
          </w:tcPr>
          <w:p w14:paraId="16A830DB" w14:textId="77777777" w:rsidR="004B3874" w:rsidRDefault="00000000">
            <w:pPr>
              <w:pStyle w:val="Compact"/>
            </w:pPr>
            <w:r>
              <w:t>Auth</w:t>
            </w:r>
          </w:p>
        </w:tc>
        <w:tc>
          <w:tcPr>
            <w:tcW w:w="1584" w:type="dxa"/>
          </w:tcPr>
          <w:p w14:paraId="4D66F329" w14:textId="77777777" w:rsidR="004B3874" w:rsidRDefault="00000000">
            <w:pPr>
              <w:pStyle w:val="Compact"/>
            </w:pPr>
            <w:r>
              <w:t>Passwort-Reset-Endpunkte</w:t>
            </w:r>
          </w:p>
        </w:tc>
        <w:tc>
          <w:tcPr>
            <w:tcW w:w="1584" w:type="dxa"/>
          </w:tcPr>
          <w:p w14:paraId="018B4F2E" w14:textId="77777777" w:rsidR="004B3874" w:rsidRDefault="00000000">
            <w:pPr>
              <w:pStyle w:val="Compact"/>
            </w:pPr>
            <w:r>
              <w:t>E-Mail, Reset-Token, neues Passwort</w:t>
            </w:r>
          </w:p>
        </w:tc>
        <w:tc>
          <w:tcPr>
            <w:tcW w:w="1584" w:type="dxa"/>
          </w:tcPr>
          <w:p w14:paraId="58693EAC" w14:textId="77777777" w:rsidR="004B3874" w:rsidRDefault="00000000">
            <w:pPr>
              <w:pStyle w:val="Compact"/>
            </w:pPr>
            <w:r>
              <w:rPr>
                <w:rStyle w:val="VerbatimChar"/>
              </w:rPr>
              <w:t>StatusPayload</w:t>
            </w:r>
          </w:p>
        </w:tc>
        <w:tc>
          <w:tcPr>
            <w:tcW w:w="1584" w:type="dxa"/>
          </w:tcPr>
          <w:p w14:paraId="589637B5" w14:textId="77777777" w:rsidR="004B3874" w:rsidRPr="001268DF" w:rsidRDefault="00000000">
            <w:pPr>
              <w:pStyle w:val="Compact"/>
              <w:rPr>
                <w:lang w:val="de-DE"/>
              </w:rPr>
            </w:pPr>
            <w:r w:rsidRPr="001268DF">
              <w:rPr>
                <w:lang w:val="de-DE"/>
              </w:rPr>
              <w:t>Unterstützt Passwort-Vergessen- und Reset-Flows</w:t>
            </w:r>
          </w:p>
        </w:tc>
      </w:tr>
      <w:tr w:rsidR="004B3874" w:rsidRPr="001268DF" w14:paraId="7E307D01" w14:textId="77777777">
        <w:tc>
          <w:tcPr>
            <w:tcW w:w="1584" w:type="dxa"/>
          </w:tcPr>
          <w:p w14:paraId="6678ADE3" w14:textId="77777777" w:rsidR="004B3874" w:rsidRDefault="00000000">
            <w:pPr>
              <w:pStyle w:val="Compact"/>
            </w:pPr>
            <w:r>
              <w:t>User Steps</w:t>
            </w:r>
          </w:p>
        </w:tc>
        <w:tc>
          <w:tcPr>
            <w:tcW w:w="1584" w:type="dxa"/>
          </w:tcPr>
          <w:p w14:paraId="3EB3CB89" w14:textId="77777777" w:rsidR="004B3874" w:rsidRDefault="00000000">
            <w:pPr>
              <w:pStyle w:val="Compact"/>
            </w:pPr>
            <w:r>
              <w:rPr>
                <w:rStyle w:val="VerbatimChar"/>
              </w:rPr>
              <w:t>GET /api/steps/bootstrap</w:t>
            </w:r>
          </w:p>
        </w:tc>
        <w:tc>
          <w:tcPr>
            <w:tcW w:w="1584" w:type="dxa"/>
          </w:tcPr>
          <w:p w14:paraId="12941A18" w14:textId="77777777" w:rsidR="004B3874" w:rsidRDefault="00000000">
            <w:pPr>
              <w:pStyle w:val="Compact"/>
            </w:pPr>
            <w:r>
              <w:t xml:space="preserve">Query: optional </w:t>
            </w:r>
            <w:r>
              <w:rPr>
                <w:rStyle w:val="VerbatimChar"/>
              </w:rPr>
              <w:t>survey_slug</w:t>
            </w:r>
            <w:r>
              <w:t>; Auth-Token</w:t>
            </w:r>
          </w:p>
        </w:tc>
        <w:tc>
          <w:tcPr>
            <w:tcW w:w="1584" w:type="dxa"/>
          </w:tcPr>
          <w:p w14:paraId="56B9BD98" w14:textId="77777777" w:rsidR="004B3874" w:rsidRDefault="00000000">
            <w:pPr>
              <w:pStyle w:val="Compact"/>
            </w:pPr>
            <w:r>
              <w:rPr>
                <w:rStyle w:val="VerbatimChar"/>
              </w:rPr>
              <w:t>StepsBootstrapPayload</w:t>
            </w:r>
          </w:p>
        </w:tc>
        <w:tc>
          <w:tcPr>
            <w:tcW w:w="1584" w:type="dxa"/>
          </w:tcPr>
          <w:p w14:paraId="2EAB56DF" w14:textId="77777777" w:rsidR="004B3874" w:rsidRPr="001268DF" w:rsidRDefault="00000000">
            <w:pPr>
              <w:pStyle w:val="Compact"/>
              <w:rPr>
                <w:lang w:val="de-DE"/>
              </w:rPr>
            </w:pPr>
            <w:r w:rsidRPr="001268DF">
              <w:rPr>
                <w:lang w:val="de-DE"/>
              </w:rPr>
              <w:t>Initialer Sammelrequest für User-Dashboard</w:t>
            </w:r>
          </w:p>
        </w:tc>
      </w:tr>
      <w:tr w:rsidR="004B3874" w:rsidRPr="001268DF" w14:paraId="1BD0637D" w14:textId="77777777">
        <w:tc>
          <w:tcPr>
            <w:tcW w:w="1584" w:type="dxa"/>
          </w:tcPr>
          <w:p w14:paraId="253880F5" w14:textId="77777777" w:rsidR="004B3874" w:rsidRDefault="00000000">
            <w:pPr>
              <w:pStyle w:val="Compact"/>
            </w:pPr>
            <w:r>
              <w:t>User Steps</w:t>
            </w:r>
          </w:p>
        </w:tc>
        <w:tc>
          <w:tcPr>
            <w:tcW w:w="1584" w:type="dxa"/>
          </w:tcPr>
          <w:p w14:paraId="03B7F892" w14:textId="77777777" w:rsidR="004B3874" w:rsidRDefault="00000000">
            <w:pPr>
              <w:pStyle w:val="Compact"/>
            </w:pPr>
            <w:r>
              <w:rPr>
                <w:rStyle w:val="VerbatimChar"/>
              </w:rPr>
              <w:t>GET /api/steps</w:t>
            </w:r>
          </w:p>
        </w:tc>
        <w:tc>
          <w:tcPr>
            <w:tcW w:w="1584" w:type="dxa"/>
          </w:tcPr>
          <w:p w14:paraId="43C7AA0B" w14:textId="77777777" w:rsidR="004B3874" w:rsidRDefault="00000000">
            <w:pPr>
              <w:pStyle w:val="Compact"/>
            </w:pPr>
            <w:r>
              <w:t xml:space="preserve">Query: optional </w:t>
            </w:r>
            <w:r>
              <w:rPr>
                <w:rStyle w:val="VerbatimChar"/>
              </w:rPr>
              <w:t>survey_slug</w:t>
            </w:r>
            <w:r>
              <w:t>; Auth-Token</w:t>
            </w:r>
          </w:p>
        </w:tc>
        <w:tc>
          <w:tcPr>
            <w:tcW w:w="1584" w:type="dxa"/>
          </w:tcPr>
          <w:p w14:paraId="5DD339E4" w14:textId="77777777" w:rsidR="004B3874" w:rsidRDefault="00000000">
            <w:pPr>
              <w:pStyle w:val="Compact"/>
            </w:pPr>
            <w:r>
              <w:rPr>
                <w:rStyle w:val="VerbatimChar"/>
              </w:rPr>
              <w:t>array&lt;Step&gt;</w:t>
            </w:r>
          </w:p>
        </w:tc>
        <w:tc>
          <w:tcPr>
            <w:tcW w:w="1584" w:type="dxa"/>
          </w:tcPr>
          <w:p w14:paraId="0B60CE20" w14:textId="77777777" w:rsidR="004B3874" w:rsidRPr="001268DF" w:rsidRDefault="00000000">
            <w:pPr>
              <w:pStyle w:val="Compact"/>
              <w:rPr>
                <w:lang w:val="de-DE"/>
              </w:rPr>
            </w:pPr>
            <w:r w:rsidRPr="001268DF">
              <w:rPr>
                <w:lang w:val="de-DE"/>
              </w:rPr>
              <w:t>Liefert aktive Steps des relevanten Surveys</w:t>
            </w:r>
          </w:p>
        </w:tc>
      </w:tr>
      <w:tr w:rsidR="004B3874" w:rsidRPr="001268DF" w14:paraId="6665754F" w14:textId="77777777">
        <w:tc>
          <w:tcPr>
            <w:tcW w:w="1584" w:type="dxa"/>
          </w:tcPr>
          <w:p w14:paraId="24857F4A" w14:textId="77777777" w:rsidR="004B3874" w:rsidRDefault="00000000">
            <w:pPr>
              <w:pStyle w:val="Compact"/>
            </w:pPr>
            <w:r>
              <w:t>User Steps</w:t>
            </w:r>
          </w:p>
        </w:tc>
        <w:tc>
          <w:tcPr>
            <w:tcW w:w="1584" w:type="dxa"/>
          </w:tcPr>
          <w:p w14:paraId="3070FB4C" w14:textId="77777777" w:rsidR="004B3874" w:rsidRDefault="00000000">
            <w:pPr>
              <w:pStyle w:val="Compact"/>
            </w:pPr>
            <w:r>
              <w:rPr>
                <w:rStyle w:val="VerbatimChar"/>
              </w:rPr>
              <w:t>GET /api/steps/progress</w:t>
            </w:r>
          </w:p>
        </w:tc>
        <w:tc>
          <w:tcPr>
            <w:tcW w:w="1584" w:type="dxa"/>
          </w:tcPr>
          <w:p w14:paraId="79655C09" w14:textId="77777777" w:rsidR="004B3874" w:rsidRDefault="00000000">
            <w:pPr>
              <w:pStyle w:val="Compact"/>
            </w:pPr>
            <w:r>
              <w:t xml:space="preserve">Query: optional </w:t>
            </w:r>
            <w:r>
              <w:rPr>
                <w:rStyle w:val="VerbatimChar"/>
              </w:rPr>
              <w:t>survey_slug</w:t>
            </w:r>
            <w:r>
              <w:t>; Auth-Token</w:t>
            </w:r>
          </w:p>
        </w:tc>
        <w:tc>
          <w:tcPr>
            <w:tcW w:w="1584" w:type="dxa"/>
          </w:tcPr>
          <w:p w14:paraId="4088C5C6" w14:textId="77777777" w:rsidR="004B3874" w:rsidRDefault="00000000">
            <w:pPr>
              <w:pStyle w:val="Compact"/>
            </w:pPr>
            <w:r>
              <w:rPr>
                <w:rStyle w:val="VerbatimChar"/>
              </w:rPr>
              <w:t>array&lt;UserProgress&gt;</w:t>
            </w:r>
          </w:p>
        </w:tc>
        <w:tc>
          <w:tcPr>
            <w:tcW w:w="1584" w:type="dxa"/>
          </w:tcPr>
          <w:p w14:paraId="5A18042F" w14:textId="77777777" w:rsidR="004B3874" w:rsidRPr="001268DF" w:rsidRDefault="00000000">
            <w:pPr>
              <w:pStyle w:val="Compact"/>
              <w:rPr>
                <w:lang w:val="de-DE"/>
              </w:rPr>
            </w:pPr>
            <w:r w:rsidRPr="001268DF">
              <w:rPr>
                <w:lang w:val="de-DE"/>
              </w:rPr>
              <w:t>Liefert Progress des aktuellen Nutzers</w:t>
            </w:r>
          </w:p>
        </w:tc>
      </w:tr>
      <w:tr w:rsidR="004B3874" w14:paraId="654151A2" w14:textId="77777777">
        <w:tc>
          <w:tcPr>
            <w:tcW w:w="1584" w:type="dxa"/>
          </w:tcPr>
          <w:p w14:paraId="5D5249AA" w14:textId="77777777" w:rsidR="004B3874" w:rsidRDefault="00000000">
            <w:pPr>
              <w:pStyle w:val="Compact"/>
            </w:pPr>
            <w:r>
              <w:t>User Steps</w:t>
            </w:r>
          </w:p>
        </w:tc>
        <w:tc>
          <w:tcPr>
            <w:tcW w:w="1584" w:type="dxa"/>
          </w:tcPr>
          <w:p w14:paraId="38E0E32A" w14:textId="77777777" w:rsidR="004B3874" w:rsidRDefault="00000000">
            <w:pPr>
              <w:pStyle w:val="Compact"/>
            </w:pPr>
            <w:r>
              <w:rPr>
                <w:rStyle w:val="VerbatimChar"/>
              </w:rPr>
              <w:t xml:space="preserve">GET </w:t>
            </w:r>
            <w:r>
              <w:rPr>
                <w:rStyle w:val="VerbatimChar"/>
              </w:rPr>
              <w:lastRenderedPageBreak/>
              <w:t>/api/steps/visibility</w:t>
            </w:r>
          </w:p>
        </w:tc>
        <w:tc>
          <w:tcPr>
            <w:tcW w:w="1584" w:type="dxa"/>
          </w:tcPr>
          <w:p w14:paraId="26778505" w14:textId="77777777" w:rsidR="004B3874" w:rsidRDefault="00000000">
            <w:pPr>
              <w:pStyle w:val="Compact"/>
            </w:pPr>
            <w:r>
              <w:lastRenderedPageBreak/>
              <w:t>Auth-Token</w:t>
            </w:r>
          </w:p>
        </w:tc>
        <w:tc>
          <w:tcPr>
            <w:tcW w:w="1584" w:type="dxa"/>
          </w:tcPr>
          <w:p w14:paraId="5236E496" w14:textId="77777777" w:rsidR="004B3874" w:rsidRDefault="00000000">
            <w:pPr>
              <w:pStyle w:val="Compact"/>
            </w:pPr>
            <w:r>
              <w:rPr>
                <w:rStyle w:val="VerbatimChar"/>
              </w:rPr>
              <w:t>VisibilityPayl</w:t>
            </w:r>
            <w:r>
              <w:rPr>
                <w:rStyle w:val="VerbatimChar"/>
              </w:rPr>
              <w:lastRenderedPageBreak/>
              <w:t>oad</w:t>
            </w:r>
          </w:p>
        </w:tc>
        <w:tc>
          <w:tcPr>
            <w:tcW w:w="1584" w:type="dxa"/>
          </w:tcPr>
          <w:p w14:paraId="1EEC2B2E" w14:textId="77777777" w:rsidR="004B3874" w:rsidRDefault="00000000">
            <w:pPr>
              <w:pStyle w:val="Compact"/>
            </w:pPr>
            <w:r>
              <w:lastRenderedPageBreak/>
              <w:t xml:space="preserve">Liefert </w:t>
            </w:r>
            <w:r>
              <w:lastRenderedPageBreak/>
              <w:t>hidden/blocked Steps</w:t>
            </w:r>
          </w:p>
        </w:tc>
      </w:tr>
      <w:tr w:rsidR="004B3874" w14:paraId="2F956275" w14:textId="77777777">
        <w:tc>
          <w:tcPr>
            <w:tcW w:w="1584" w:type="dxa"/>
          </w:tcPr>
          <w:p w14:paraId="15E5B076" w14:textId="77777777" w:rsidR="004B3874" w:rsidRDefault="00000000">
            <w:pPr>
              <w:pStyle w:val="Compact"/>
            </w:pPr>
            <w:r>
              <w:lastRenderedPageBreak/>
              <w:t>User Steps</w:t>
            </w:r>
          </w:p>
        </w:tc>
        <w:tc>
          <w:tcPr>
            <w:tcW w:w="1584" w:type="dxa"/>
          </w:tcPr>
          <w:p w14:paraId="27AF54F8" w14:textId="77777777" w:rsidR="004B3874" w:rsidRDefault="00000000">
            <w:pPr>
              <w:pStyle w:val="Compact"/>
            </w:pPr>
            <w:r>
              <w:rPr>
                <w:rStyle w:val="VerbatimChar"/>
              </w:rPr>
              <w:t>PUT /api/steps/progress</w:t>
            </w:r>
          </w:p>
        </w:tc>
        <w:tc>
          <w:tcPr>
            <w:tcW w:w="1584" w:type="dxa"/>
          </w:tcPr>
          <w:p w14:paraId="0C5B671E" w14:textId="77777777" w:rsidR="004B3874" w:rsidRDefault="00000000">
            <w:pPr>
              <w:pStyle w:val="Compact"/>
            </w:pPr>
            <w:r>
              <w:t xml:space="preserve">Body: </w:t>
            </w:r>
            <w:r>
              <w:rPr>
                <w:rStyle w:val="VerbatimChar"/>
              </w:rPr>
              <w:t>step_id</w:t>
            </w:r>
            <w:r>
              <w:t xml:space="preserve">, </w:t>
            </w:r>
            <w:r>
              <w:rPr>
                <w:rStyle w:val="VerbatimChar"/>
              </w:rPr>
              <w:t>status</w:t>
            </w:r>
            <w:r>
              <w:t xml:space="preserve">, </w:t>
            </w:r>
            <w:r>
              <w:rPr>
                <w:rStyle w:val="VerbatimChar"/>
              </w:rPr>
              <w:t>data</w:t>
            </w:r>
            <w:r>
              <w:t xml:space="preserve">, optional </w:t>
            </w:r>
            <w:r>
              <w:rPr>
                <w:rStyle w:val="VerbatimChar"/>
              </w:rPr>
              <w:t>files</w:t>
            </w:r>
          </w:p>
        </w:tc>
        <w:tc>
          <w:tcPr>
            <w:tcW w:w="1584" w:type="dxa"/>
          </w:tcPr>
          <w:p w14:paraId="298FA624" w14:textId="77777777" w:rsidR="004B3874" w:rsidRDefault="00000000">
            <w:pPr>
              <w:pStyle w:val="Compact"/>
            </w:pPr>
            <w:r>
              <w:rPr>
                <w:rStyle w:val="VerbatimChar"/>
              </w:rPr>
              <w:t>UserProgress</w:t>
            </w:r>
          </w:p>
        </w:tc>
        <w:tc>
          <w:tcPr>
            <w:tcW w:w="1584" w:type="dxa"/>
          </w:tcPr>
          <w:p w14:paraId="06E58E6B" w14:textId="77777777" w:rsidR="004B3874" w:rsidRDefault="00000000">
            <w:pPr>
              <w:pStyle w:val="Compact"/>
            </w:pPr>
            <w:r>
              <w:t>Aktualisiert Step-Progress und triggert Auto-Completes</w:t>
            </w:r>
          </w:p>
        </w:tc>
      </w:tr>
      <w:tr w:rsidR="004B3874" w:rsidRPr="001268DF" w14:paraId="36FAC439" w14:textId="77777777">
        <w:tc>
          <w:tcPr>
            <w:tcW w:w="1584" w:type="dxa"/>
          </w:tcPr>
          <w:p w14:paraId="10EEF634" w14:textId="77777777" w:rsidR="004B3874" w:rsidRDefault="00000000">
            <w:pPr>
              <w:pStyle w:val="Compact"/>
            </w:pPr>
            <w:r>
              <w:t>Partner</w:t>
            </w:r>
          </w:p>
        </w:tc>
        <w:tc>
          <w:tcPr>
            <w:tcW w:w="1584" w:type="dxa"/>
          </w:tcPr>
          <w:p w14:paraId="3A67D83F" w14:textId="77777777" w:rsidR="004B3874" w:rsidRDefault="00000000">
            <w:pPr>
              <w:pStyle w:val="Compact"/>
            </w:pPr>
            <w:r>
              <w:rPr>
                <w:rStyle w:val="VerbatimChar"/>
              </w:rPr>
              <w:t>GET /api/partner/submissions</w:t>
            </w:r>
          </w:p>
        </w:tc>
        <w:tc>
          <w:tcPr>
            <w:tcW w:w="1584" w:type="dxa"/>
          </w:tcPr>
          <w:p w14:paraId="3CDFBAEF" w14:textId="77777777" w:rsidR="004B3874" w:rsidRDefault="00000000">
            <w:pPr>
              <w:pStyle w:val="Compact"/>
            </w:pPr>
            <w:r>
              <w:t>Partner-Auth</w:t>
            </w:r>
          </w:p>
        </w:tc>
        <w:tc>
          <w:tcPr>
            <w:tcW w:w="1584" w:type="dxa"/>
          </w:tcPr>
          <w:p w14:paraId="6E1338B1" w14:textId="77777777" w:rsidR="004B3874" w:rsidRDefault="00000000">
            <w:pPr>
              <w:pStyle w:val="Compact"/>
            </w:pPr>
            <w:r>
              <w:rPr>
                <w:rStyle w:val="VerbatimChar"/>
              </w:rPr>
              <w:t>array&lt;PartnerSubmissionView&gt;</w:t>
            </w:r>
          </w:p>
        </w:tc>
        <w:tc>
          <w:tcPr>
            <w:tcW w:w="1584" w:type="dxa"/>
          </w:tcPr>
          <w:p w14:paraId="7272BE48" w14:textId="77777777" w:rsidR="004B3874" w:rsidRPr="001268DF" w:rsidRDefault="00000000">
            <w:pPr>
              <w:pStyle w:val="Compact"/>
              <w:rPr>
                <w:lang w:val="de-DE"/>
              </w:rPr>
            </w:pPr>
            <w:r w:rsidRPr="001268DF">
              <w:rPr>
                <w:lang w:val="de-DE"/>
              </w:rPr>
              <w:t>Listet aktive und abgeschlossene Partnerfälle</w:t>
            </w:r>
          </w:p>
        </w:tc>
      </w:tr>
      <w:tr w:rsidR="004B3874" w:rsidRPr="001268DF" w14:paraId="48ACCB1D" w14:textId="77777777">
        <w:tc>
          <w:tcPr>
            <w:tcW w:w="1584" w:type="dxa"/>
          </w:tcPr>
          <w:p w14:paraId="4D46801E" w14:textId="77777777" w:rsidR="004B3874" w:rsidRDefault="00000000">
            <w:pPr>
              <w:pStyle w:val="Compact"/>
            </w:pPr>
            <w:r>
              <w:t>Partner</w:t>
            </w:r>
          </w:p>
        </w:tc>
        <w:tc>
          <w:tcPr>
            <w:tcW w:w="1584" w:type="dxa"/>
          </w:tcPr>
          <w:p w14:paraId="24ADEEB2" w14:textId="77777777" w:rsidR="004B3874" w:rsidRDefault="00000000">
            <w:pPr>
              <w:pStyle w:val="Compact"/>
            </w:pPr>
            <w:r>
              <w:rPr>
                <w:rStyle w:val="VerbatimChar"/>
              </w:rPr>
              <w:t>GET /api/partner/other-users</w:t>
            </w:r>
          </w:p>
        </w:tc>
        <w:tc>
          <w:tcPr>
            <w:tcW w:w="1584" w:type="dxa"/>
          </w:tcPr>
          <w:p w14:paraId="3FAAD671" w14:textId="77777777" w:rsidR="004B3874" w:rsidRDefault="00000000">
            <w:pPr>
              <w:pStyle w:val="Compact"/>
            </w:pPr>
            <w:r>
              <w:t>Partner-Auth</w:t>
            </w:r>
          </w:p>
        </w:tc>
        <w:tc>
          <w:tcPr>
            <w:tcW w:w="1584" w:type="dxa"/>
          </w:tcPr>
          <w:p w14:paraId="17F1743C" w14:textId="77777777" w:rsidR="004B3874" w:rsidRDefault="00000000">
            <w:pPr>
              <w:pStyle w:val="Compact"/>
            </w:pPr>
            <w:r>
              <w:rPr>
                <w:rStyle w:val="VerbatimChar"/>
              </w:rPr>
              <w:t>array&lt;UserSummary&gt;</w:t>
            </w:r>
          </w:p>
        </w:tc>
        <w:tc>
          <w:tcPr>
            <w:tcW w:w="1584" w:type="dxa"/>
          </w:tcPr>
          <w:p w14:paraId="2504EAB4" w14:textId="77777777" w:rsidR="004B3874" w:rsidRPr="001268DF" w:rsidRDefault="00000000">
            <w:pPr>
              <w:pStyle w:val="Compact"/>
              <w:rPr>
                <w:lang w:val="de-DE"/>
              </w:rPr>
            </w:pPr>
            <w:r w:rsidRPr="001268DF">
              <w:rPr>
                <w:lang w:val="de-DE"/>
              </w:rPr>
              <w:t>Listet für Partner sichtbare weitere Nutzer</w:t>
            </w:r>
          </w:p>
        </w:tc>
      </w:tr>
      <w:tr w:rsidR="004B3874" w:rsidRPr="001268DF" w14:paraId="15A97629" w14:textId="77777777">
        <w:tc>
          <w:tcPr>
            <w:tcW w:w="1584" w:type="dxa"/>
          </w:tcPr>
          <w:p w14:paraId="27F8FB91" w14:textId="77777777" w:rsidR="004B3874" w:rsidRDefault="00000000">
            <w:pPr>
              <w:pStyle w:val="Compact"/>
            </w:pPr>
            <w:r>
              <w:t>Partner</w:t>
            </w:r>
          </w:p>
        </w:tc>
        <w:tc>
          <w:tcPr>
            <w:tcW w:w="1584" w:type="dxa"/>
          </w:tcPr>
          <w:p w14:paraId="15D7AFF6" w14:textId="77777777" w:rsidR="004B3874" w:rsidRDefault="00000000">
            <w:pPr>
              <w:pStyle w:val="Compact"/>
            </w:pPr>
            <w:r>
              <w:rPr>
                <w:rStyle w:val="VerbatimChar"/>
              </w:rPr>
              <w:t>GET /api/partner/insights</w:t>
            </w:r>
          </w:p>
        </w:tc>
        <w:tc>
          <w:tcPr>
            <w:tcW w:w="1584" w:type="dxa"/>
          </w:tcPr>
          <w:p w14:paraId="0E863262" w14:textId="77777777" w:rsidR="004B3874" w:rsidRDefault="00000000">
            <w:pPr>
              <w:pStyle w:val="Compact"/>
            </w:pPr>
            <w:r>
              <w:t>Partner-Auth</w:t>
            </w:r>
          </w:p>
        </w:tc>
        <w:tc>
          <w:tcPr>
            <w:tcW w:w="1584" w:type="dxa"/>
          </w:tcPr>
          <w:p w14:paraId="4D478E0D" w14:textId="77777777" w:rsidR="004B3874" w:rsidRDefault="00000000">
            <w:pPr>
              <w:pStyle w:val="Compact"/>
            </w:pPr>
            <w:r>
              <w:rPr>
                <w:rStyle w:val="VerbatimChar"/>
              </w:rPr>
              <w:t>PartnerInsights</w:t>
            </w:r>
          </w:p>
        </w:tc>
        <w:tc>
          <w:tcPr>
            <w:tcW w:w="1584" w:type="dxa"/>
          </w:tcPr>
          <w:p w14:paraId="4D216841" w14:textId="77777777" w:rsidR="004B3874" w:rsidRPr="001268DF" w:rsidRDefault="00000000">
            <w:pPr>
              <w:pStyle w:val="Compact"/>
              <w:rPr>
                <w:lang w:val="de-DE"/>
              </w:rPr>
            </w:pPr>
            <w:r w:rsidRPr="001268DF">
              <w:rPr>
                <w:lang w:val="de-DE"/>
              </w:rPr>
              <w:t>Liefert Funnel-, Timeline- und Profilstatistiken</w:t>
            </w:r>
          </w:p>
        </w:tc>
      </w:tr>
      <w:tr w:rsidR="004B3874" w14:paraId="1BBF0960" w14:textId="77777777">
        <w:tc>
          <w:tcPr>
            <w:tcW w:w="1584" w:type="dxa"/>
          </w:tcPr>
          <w:p w14:paraId="2126AFA1" w14:textId="77777777" w:rsidR="004B3874" w:rsidRDefault="00000000">
            <w:pPr>
              <w:pStyle w:val="Compact"/>
            </w:pPr>
            <w:r>
              <w:t>Partner</w:t>
            </w:r>
          </w:p>
        </w:tc>
        <w:tc>
          <w:tcPr>
            <w:tcW w:w="1584" w:type="dxa"/>
          </w:tcPr>
          <w:p w14:paraId="642C77D2" w14:textId="77777777" w:rsidR="004B3874" w:rsidRDefault="00000000">
            <w:pPr>
              <w:pStyle w:val="Compact"/>
            </w:pPr>
            <w:r>
              <w:rPr>
                <w:rStyle w:val="VerbatimChar"/>
              </w:rPr>
              <w:t>GET /api/partner/users/{id}</w:t>
            </w:r>
          </w:p>
        </w:tc>
        <w:tc>
          <w:tcPr>
            <w:tcW w:w="1584" w:type="dxa"/>
          </w:tcPr>
          <w:p w14:paraId="18FDA64F" w14:textId="77777777" w:rsidR="004B3874" w:rsidRDefault="00000000">
            <w:pPr>
              <w:pStyle w:val="Compact"/>
            </w:pPr>
            <w:r>
              <w:t xml:space="preserve">Pfad: </w:t>
            </w:r>
            <w:r>
              <w:rPr>
                <w:rStyle w:val="VerbatimChar"/>
              </w:rPr>
              <w:t>id</w:t>
            </w:r>
            <w:r>
              <w:t>; Partner-Auth</w:t>
            </w:r>
          </w:p>
        </w:tc>
        <w:tc>
          <w:tcPr>
            <w:tcW w:w="1584" w:type="dxa"/>
          </w:tcPr>
          <w:p w14:paraId="55E1D135" w14:textId="77777777" w:rsidR="004B3874" w:rsidRDefault="00000000">
            <w:pPr>
              <w:pStyle w:val="Compact"/>
            </w:pPr>
            <w:r>
              <w:rPr>
                <w:rStyle w:val="VerbatimChar"/>
              </w:rPr>
              <w:t>PartnerUserDetail</w:t>
            </w:r>
          </w:p>
        </w:tc>
        <w:tc>
          <w:tcPr>
            <w:tcW w:w="1584" w:type="dxa"/>
          </w:tcPr>
          <w:p w14:paraId="5323B40C" w14:textId="77777777" w:rsidR="004B3874" w:rsidRDefault="00000000">
            <w:pPr>
              <w:pStyle w:val="Compact"/>
            </w:pPr>
            <w:r>
              <w:t>Detailansicht eines berechtigten Nutzers</w:t>
            </w:r>
          </w:p>
        </w:tc>
      </w:tr>
      <w:tr w:rsidR="004B3874" w14:paraId="405F3587" w14:textId="77777777">
        <w:tc>
          <w:tcPr>
            <w:tcW w:w="1584" w:type="dxa"/>
          </w:tcPr>
          <w:p w14:paraId="0AD779A0" w14:textId="77777777" w:rsidR="004B3874" w:rsidRDefault="00000000">
            <w:pPr>
              <w:pStyle w:val="Compact"/>
            </w:pPr>
            <w:r>
              <w:t>Partner</w:t>
            </w:r>
          </w:p>
        </w:tc>
        <w:tc>
          <w:tcPr>
            <w:tcW w:w="1584" w:type="dxa"/>
          </w:tcPr>
          <w:p w14:paraId="0761A920" w14:textId="77777777" w:rsidR="004B3874" w:rsidRDefault="00000000">
            <w:pPr>
              <w:pStyle w:val="Compact"/>
            </w:pPr>
            <w:r>
              <w:rPr>
                <w:rStyle w:val="VerbatimChar"/>
              </w:rPr>
              <w:t>PUT /api/partner/users/{id}/progress</w:t>
            </w:r>
          </w:p>
        </w:tc>
        <w:tc>
          <w:tcPr>
            <w:tcW w:w="1584" w:type="dxa"/>
          </w:tcPr>
          <w:p w14:paraId="48A1D45E" w14:textId="77777777" w:rsidR="004B3874" w:rsidRDefault="00000000">
            <w:pPr>
              <w:pStyle w:val="Compact"/>
            </w:pPr>
            <w:r>
              <w:t xml:space="preserve">Pfad: </w:t>
            </w:r>
            <w:r>
              <w:rPr>
                <w:rStyle w:val="VerbatimChar"/>
              </w:rPr>
              <w:t>id</w:t>
            </w:r>
            <w:r>
              <w:t>; Body: Progressdaten</w:t>
            </w:r>
          </w:p>
        </w:tc>
        <w:tc>
          <w:tcPr>
            <w:tcW w:w="1584" w:type="dxa"/>
          </w:tcPr>
          <w:p w14:paraId="035CE648" w14:textId="77777777" w:rsidR="004B3874" w:rsidRDefault="00000000">
            <w:pPr>
              <w:pStyle w:val="Compact"/>
            </w:pPr>
            <w:r>
              <w:rPr>
                <w:rStyle w:val="VerbatimChar"/>
              </w:rPr>
              <w:t>UserProgress</w:t>
            </w:r>
          </w:p>
        </w:tc>
        <w:tc>
          <w:tcPr>
            <w:tcW w:w="1584" w:type="dxa"/>
          </w:tcPr>
          <w:p w14:paraId="1DFAFA40" w14:textId="77777777" w:rsidR="004B3874" w:rsidRDefault="00000000">
            <w:pPr>
              <w:pStyle w:val="Compact"/>
            </w:pPr>
            <w:r>
              <w:t>Aktualisiert berechtigten Nutzerfortschritt</w:t>
            </w:r>
          </w:p>
        </w:tc>
      </w:tr>
      <w:tr w:rsidR="004B3874" w:rsidRPr="001268DF" w14:paraId="04EA698A" w14:textId="77777777">
        <w:tc>
          <w:tcPr>
            <w:tcW w:w="1584" w:type="dxa"/>
          </w:tcPr>
          <w:p w14:paraId="1F955270" w14:textId="77777777" w:rsidR="004B3874" w:rsidRDefault="00000000">
            <w:pPr>
              <w:pStyle w:val="Compact"/>
            </w:pPr>
            <w:r>
              <w:t>Partner Billing</w:t>
            </w:r>
          </w:p>
        </w:tc>
        <w:tc>
          <w:tcPr>
            <w:tcW w:w="1584" w:type="dxa"/>
          </w:tcPr>
          <w:p w14:paraId="3E8856B9" w14:textId="77777777" w:rsidR="004B3874" w:rsidRDefault="00000000">
            <w:pPr>
              <w:pStyle w:val="Compact"/>
            </w:pPr>
            <w:r>
              <w:rPr>
                <w:rStyle w:val="VerbatimChar"/>
              </w:rPr>
              <w:t>GET /api/partner/billing/summary</w:t>
            </w:r>
          </w:p>
        </w:tc>
        <w:tc>
          <w:tcPr>
            <w:tcW w:w="1584" w:type="dxa"/>
          </w:tcPr>
          <w:p w14:paraId="0F73CE5A" w14:textId="77777777" w:rsidR="004B3874" w:rsidRDefault="00000000">
            <w:pPr>
              <w:pStyle w:val="Compact"/>
            </w:pPr>
            <w:r>
              <w:t>Partner-Auth; optional Zeitraum</w:t>
            </w:r>
          </w:p>
        </w:tc>
        <w:tc>
          <w:tcPr>
            <w:tcW w:w="1584" w:type="dxa"/>
          </w:tcPr>
          <w:p w14:paraId="68C00FAF" w14:textId="77777777" w:rsidR="004B3874" w:rsidRDefault="00000000">
            <w:pPr>
              <w:pStyle w:val="Compact"/>
            </w:pPr>
            <w:r>
              <w:rPr>
                <w:rStyle w:val="VerbatimChar"/>
              </w:rPr>
              <w:t>PartnerBillingSummary</w:t>
            </w:r>
          </w:p>
        </w:tc>
        <w:tc>
          <w:tcPr>
            <w:tcW w:w="1584" w:type="dxa"/>
          </w:tcPr>
          <w:p w14:paraId="2B26A73C" w14:textId="77777777" w:rsidR="004B3874" w:rsidRPr="001268DF" w:rsidRDefault="00000000">
            <w:pPr>
              <w:pStyle w:val="Compact"/>
              <w:rPr>
                <w:lang w:val="de-DE"/>
              </w:rPr>
            </w:pPr>
            <w:r w:rsidRPr="001268DF">
              <w:rPr>
                <w:lang w:val="de-DE"/>
              </w:rPr>
              <w:t>Zeigt eigene Umsätze, Abschlüsse und offene Beträge</w:t>
            </w:r>
          </w:p>
        </w:tc>
      </w:tr>
      <w:tr w:rsidR="004B3874" w14:paraId="6365C66B" w14:textId="77777777">
        <w:tc>
          <w:tcPr>
            <w:tcW w:w="1584" w:type="dxa"/>
          </w:tcPr>
          <w:p w14:paraId="2FDF8436" w14:textId="77777777" w:rsidR="004B3874" w:rsidRDefault="00000000">
            <w:pPr>
              <w:pStyle w:val="Compact"/>
            </w:pPr>
            <w:r>
              <w:t>Partner Billing</w:t>
            </w:r>
          </w:p>
        </w:tc>
        <w:tc>
          <w:tcPr>
            <w:tcW w:w="1584" w:type="dxa"/>
          </w:tcPr>
          <w:p w14:paraId="2CDFE47C" w14:textId="77777777" w:rsidR="004B3874" w:rsidRDefault="00000000">
            <w:pPr>
              <w:pStyle w:val="Compact"/>
            </w:pPr>
            <w:r>
              <w:rPr>
                <w:rStyle w:val="VerbatimChar"/>
              </w:rPr>
              <w:t>GET /api/partner/billing/events</w:t>
            </w:r>
          </w:p>
        </w:tc>
        <w:tc>
          <w:tcPr>
            <w:tcW w:w="1584" w:type="dxa"/>
          </w:tcPr>
          <w:p w14:paraId="244D2CDC" w14:textId="77777777" w:rsidR="004B3874" w:rsidRPr="001268DF" w:rsidRDefault="00000000">
            <w:pPr>
              <w:pStyle w:val="Compact"/>
              <w:rPr>
                <w:lang w:val="de-DE"/>
              </w:rPr>
            </w:pPr>
            <w:r w:rsidRPr="001268DF">
              <w:rPr>
                <w:lang w:val="de-DE"/>
              </w:rPr>
              <w:t>Partner-Auth; Filter: Zeitraum, Status, Survey</w:t>
            </w:r>
          </w:p>
        </w:tc>
        <w:tc>
          <w:tcPr>
            <w:tcW w:w="1584" w:type="dxa"/>
          </w:tcPr>
          <w:p w14:paraId="3FBEB629" w14:textId="77777777" w:rsidR="004B3874" w:rsidRDefault="00000000">
            <w:pPr>
              <w:pStyle w:val="Compact"/>
            </w:pPr>
            <w:r>
              <w:rPr>
                <w:rStyle w:val="VerbatimChar"/>
              </w:rPr>
              <w:t>array&lt;BillingEvent&gt;</w:t>
            </w:r>
          </w:p>
        </w:tc>
        <w:tc>
          <w:tcPr>
            <w:tcW w:w="1584" w:type="dxa"/>
          </w:tcPr>
          <w:p w14:paraId="125F0C41" w14:textId="77777777" w:rsidR="004B3874" w:rsidRDefault="00000000">
            <w:pPr>
              <w:pStyle w:val="Compact"/>
            </w:pPr>
            <w:r>
              <w:t>Listet eigene abrechnungsrelevante Meilensteine</w:t>
            </w:r>
          </w:p>
        </w:tc>
      </w:tr>
      <w:tr w:rsidR="004B3874" w:rsidRPr="001268DF" w14:paraId="2E22F1BF" w14:textId="77777777">
        <w:tc>
          <w:tcPr>
            <w:tcW w:w="1584" w:type="dxa"/>
          </w:tcPr>
          <w:p w14:paraId="5279E889" w14:textId="77777777" w:rsidR="004B3874" w:rsidRDefault="00000000">
            <w:pPr>
              <w:pStyle w:val="Compact"/>
            </w:pPr>
            <w:r>
              <w:t>Partner Billing</w:t>
            </w:r>
          </w:p>
        </w:tc>
        <w:tc>
          <w:tcPr>
            <w:tcW w:w="1584" w:type="dxa"/>
          </w:tcPr>
          <w:p w14:paraId="29DABEAA" w14:textId="77777777" w:rsidR="004B3874" w:rsidRDefault="00000000">
            <w:pPr>
              <w:pStyle w:val="Compact"/>
            </w:pPr>
            <w:r>
              <w:rPr>
                <w:rStyle w:val="VerbatimChar"/>
              </w:rPr>
              <w:t>GET /api/partner/billing/subscription</w:t>
            </w:r>
          </w:p>
        </w:tc>
        <w:tc>
          <w:tcPr>
            <w:tcW w:w="1584" w:type="dxa"/>
          </w:tcPr>
          <w:p w14:paraId="47D15301" w14:textId="77777777" w:rsidR="004B3874" w:rsidRDefault="00000000">
            <w:pPr>
              <w:pStyle w:val="Compact"/>
            </w:pPr>
            <w:r>
              <w:t>Partner-Auth</w:t>
            </w:r>
          </w:p>
        </w:tc>
        <w:tc>
          <w:tcPr>
            <w:tcW w:w="1584" w:type="dxa"/>
          </w:tcPr>
          <w:p w14:paraId="446A1FA2" w14:textId="77777777" w:rsidR="004B3874" w:rsidRDefault="00000000">
            <w:pPr>
              <w:pStyle w:val="Compact"/>
            </w:pPr>
            <w:r>
              <w:rPr>
                <w:rStyle w:val="VerbatimChar"/>
              </w:rPr>
              <w:t>PartnerSubscription</w:t>
            </w:r>
          </w:p>
        </w:tc>
        <w:tc>
          <w:tcPr>
            <w:tcW w:w="1584" w:type="dxa"/>
          </w:tcPr>
          <w:p w14:paraId="364C74A0" w14:textId="77777777" w:rsidR="004B3874" w:rsidRPr="001268DF" w:rsidRDefault="00000000">
            <w:pPr>
              <w:pStyle w:val="Compact"/>
              <w:rPr>
                <w:lang w:val="de-DE"/>
              </w:rPr>
            </w:pPr>
            <w:r w:rsidRPr="001268DF">
              <w:rPr>
                <w:lang w:val="de-DE"/>
              </w:rPr>
              <w:t>Liefert lokalen Abo- und Zahlungsstatus</w:t>
            </w:r>
          </w:p>
        </w:tc>
      </w:tr>
      <w:tr w:rsidR="004B3874" w:rsidRPr="001268DF" w14:paraId="4497EC4F" w14:textId="77777777">
        <w:tc>
          <w:tcPr>
            <w:tcW w:w="1584" w:type="dxa"/>
          </w:tcPr>
          <w:p w14:paraId="0DA0FB24" w14:textId="77777777" w:rsidR="004B3874" w:rsidRDefault="00000000">
            <w:pPr>
              <w:pStyle w:val="Compact"/>
            </w:pPr>
            <w:r>
              <w:t>Partner Billing</w:t>
            </w:r>
          </w:p>
        </w:tc>
        <w:tc>
          <w:tcPr>
            <w:tcW w:w="1584" w:type="dxa"/>
          </w:tcPr>
          <w:p w14:paraId="73CF43E1" w14:textId="77777777" w:rsidR="004B3874" w:rsidRDefault="00000000">
            <w:pPr>
              <w:pStyle w:val="Compact"/>
            </w:pPr>
            <w:r>
              <w:rPr>
                <w:rStyle w:val="VerbatimChar"/>
              </w:rPr>
              <w:t>POST /api/partners/register</w:t>
            </w:r>
          </w:p>
        </w:tc>
        <w:tc>
          <w:tcPr>
            <w:tcW w:w="1584" w:type="dxa"/>
          </w:tcPr>
          <w:p w14:paraId="716C0A98" w14:textId="77777777" w:rsidR="004B3874" w:rsidRPr="001268DF" w:rsidRDefault="00000000">
            <w:pPr>
              <w:pStyle w:val="Compact"/>
              <w:rPr>
                <w:lang w:val="de-DE"/>
              </w:rPr>
            </w:pPr>
            <w:r w:rsidRPr="001268DF">
              <w:rPr>
                <w:lang w:val="de-DE"/>
              </w:rPr>
              <w:t>Body: Organisations-, Kontakt- und Rechnungsdate</w:t>
            </w:r>
            <w:r w:rsidRPr="001268DF">
              <w:rPr>
                <w:lang w:val="de-DE"/>
              </w:rPr>
              <w:lastRenderedPageBreak/>
              <w:t>n</w:t>
            </w:r>
          </w:p>
        </w:tc>
        <w:tc>
          <w:tcPr>
            <w:tcW w:w="1584" w:type="dxa"/>
          </w:tcPr>
          <w:p w14:paraId="58DF4CCC" w14:textId="77777777" w:rsidR="004B3874" w:rsidRDefault="00000000">
            <w:pPr>
              <w:pStyle w:val="Compact"/>
            </w:pPr>
            <w:r>
              <w:rPr>
                <w:rStyle w:val="VerbatimChar"/>
              </w:rPr>
              <w:lastRenderedPageBreak/>
              <w:t>PartnerRegistrationPayload</w:t>
            </w:r>
          </w:p>
        </w:tc>
        <w:tc>
          <w:tcPr>
            <w:tcW w:w="1584" w:type="dxa"/>
          </w:tcPr>
          <w:p w14:paraId="09921763" w14:textId="77777777" w:rsidR="004B3874" w:rsidRPr="001268DF" w:rsidRDefault="00000000">
            <w:pPr>
              <w:pStyle w:val="Compact"/>
              <w:rPr>
                <w:lang w:val="de-DE"/>
              </w:rPr>
            </w:pPr>
            <w:r w:rsidRPr="001268DF">
              <w:rPr>
                <w:lang w:val="de-DE"/>
              </w:rPr>
              <w:t>Registriert neue Partnerorganisation mit Prüfstatus</w:t>
            </w:r>
          </w:p>
        </w:tc>
      </w:tr>
      <w:tr w:rsidR="004B3874" w:rsidRPr="001268DF" w14:paraId="7E7BF77F" w14:textId="77777777">
        <w:tc>
          <w:tcPr>
            <w:tcW w:w="1584" w:type="dxa"/>
          </w:tcPr>
          <w:p w14:paraId="13516725" w14:textId="77777777" w:rsidR="004B3874" w:rsidRDefault="00000000">
            <w:pPr>
              <w:pStyle w:val="Compact"/>
            </w:pPr>
            <w:r>
              <w:t>Partner Billing</w:t>
            </w:r>
          </w:p>
        </w:tc>
        <w:tc>
          <w:tcPr>
            <w:tcW w:w="1584" w:type="dxa"/>
          </w:tcPr>
          <w:p w14:paraId="34EEC51E" w14:textId="77777777" w:rsidR="004B3874" w:rsidRDefault="00000000">
            <w:pPr>
              <w:pStyle w:val="Compact"/>
            </w:pPr>
            <w:r>
              <w:rPr>
                <w:rStyle w:val="VerbatimChar"/>
              </w:rPr>
              <w:t>POST /api/partners/billing/checkout-session</w:t>
            </w:r>
          </w:p>
        </w:tc>
        <w:tc>
          <w:tcPr>
            <w:tcW w:w="1584" w:type="dxa"/>
          </w:tcPr>
          <w:p w14:paraId="470CDF19" w14:textId="77777777" w:rsidR="004B3874" w:rsidRDefault="00000000">
            <w:pPr>
              <w:pStyle w:val="Compact"/>
            </w:pPr>
            <w:r>
              <w:t xml:space="preserve">Body: </w:t>
            </w:r>
            <w:r>
              <w:rPr>
                <w:rStyle w:val="VerbatimChar"/>
              </w:rPr>
              <w:t>partner_id</w:t>
            </w:r>
            <w:r>
              <w:t>, Tarif/Plan</w:t>
            </w:r>
          </w:p>
        </w:tc>
        <w:tc>
          <w:tcPr>
            <w:tcW w:w="1584" w:type="dxa"/>
          </w:tcPr>
          <w:p w14:paraId="53D79BB2" w14:textId="77777777" w:rsidR="004B3874" w:rsidRDefault="00000000">
            <w:pPr>
              <w:pStyle w:val="Compact"/>
            </w:pPr>
            <w:r>
              <w:rPr>
                <w:rStyle w:val="VerbatimChar"/>
              </w:rPr>
              <w:t>CheckoutSessionPayload</w:t>
            </w:r>
          </w:p>
        </w:tc>
        <w:tc>
          <w:tcPr>
            <w:tcW w:w="1584" w:type="dxa"/>
          </w:tcPr>
          <w:p w14:paraId="117CDECC" w14:textId="77777777" w:rsidR="004B3874" w:rsidRPr="001268DF" w:rsidRDefault="00000000">
            <w:pPr>
              <w:pStyle w:val="Compact"/>
              <w:rPr>
                <w:lang w:val="de-DE"/>
              </w:rPr>
            </w:pPr>
            <w:r w:rsidRPr="001268DF">
              <w:rPr>
                <w:lang w:val="de-DE"/>
              </w:rPr>
              <w:t>Erstellt Checkout Session beim Zahlungsanbieter</w:t>
            </w:r>
          </w:p>
        </w:tc>
      </w:tr>
      <w:tr w:rsidR="004B3874" w14:paraId="1E156A07" w14:textId="77777777">
        <w:tc>
          <w:tcPr>
            <w:tcW w:w="1584" w:type="dxa"/>
          </w:tcPr>
          <w:p w14:paraId="74D2B699" w14:textId="77777777" w:rsidR="004B3874" w:rsidRDefault="00000000">
            <w:pPr>
              <w:pStyle w:val="Compact"/>
            </w:pPr>
            <w:r>
              <w:t>Partner Billing</w:t>
            </w:r>
          </w:p>
        </w:tc>
        <w:tc>
          <w:tcPr>
            <w:tcW w:w="1584" w:type="dxa"/>
          </w:tcPr>
          <w:p w14:paraId="52B40856" w14:textId="77777777" w:rsidR="004B3874" w:rsidRDefault="00000000">
            <w:pPr>
              <w:pStyle w:val="Compact"/>
            </w:pPr>
            <w:r>
              <w:rPr>
                <w:rStyle w:val="VerbatimChar"/>
              </w:rPr>
              <w:t>POST /api/webhooks/stripe</w:t>
            </w:r>
          </w:p>
        </w:tc>
        <w:tc>
          <w:tcPr>
            <w:tcW w:w="1584" w:type="dxa"/>
          </w:tcPr>
          <w:p w14:paraId="5FB0B5B7" w14:textId="77777777" w:rsidR="004B3874" w:rsidRDefault="00000000">
            <w:pPr>
              <w:pStyle w:val="Compact"/>
            </w:pPr>
            <w:r>
              <w:t>Signierter Stripe-Payload</w:t>
            </w:r>
          </w:p>
        </w:tc>
        <w:tc>
          <w:tcPr>
            <w:tcW w:w="1584" w:type="dxa"/>
          </w:tcPr>
          <w:p w14:paraId="19380B98" w14:textId="77777777" w:rsidR="004B3874" w:rsidRDefault="00000000">
            <w:pPr>
              <w:pStyle w:val="Compact"/>
            </w:pPr>
            <w:r>
              <w:rPr>
                <w:rStyle w:val="VerbatimChar"/>
              </w:rPr>
              <w:t>StatusPayload</w:t>
            </w:r>
          </w:p>
        </w:tc>
        <w:tc>
          <w:tcPr>
            <w:tcW w:w="1584" w:type="dxa"/>
          </w:tcPr>
          <w:p w14:paraId="16217F18" w14:textId="77777777" w:rsidR="004B3874" w:rsidRDefault="00000000">
            <w:pPr>
              <w:pStyle w:val="Compact"/>
            </w:pPr>
            <w:r>
              <w:t>Verarbeitet Provider-Events idempotent</w:t>
            </w:r>
          </w:p>
        </w:tc>
      </w:tr>
      <w:tr w:rsidR="004B3874" w:rsidRPr="001268DF" w14:paraId="64EC235C" w14:textId="77777777">
        <w:tc>
          <w:tcPr>
            <w:tcW w:w="1584" w:type="dxa"/>
          </w:tcPr>
          <w:p w14:paraId="36914BC3" w14:textId="77777777" w:rsidR="004B3874" w:rsidRDefault="00000000">
            <w:pPr>
              <w:pStyle w:val="Compact"/>
            </w:pPr>
            <w:r>
              <w:t>Partner-Auswahl</w:t>
            </w:r>
          </w:p>
        </w:tc>
        <w:tc>
          <w:tcPr>
            <w:tcW w:w="1584" w:type="dxa"/>
          </w:tcPr>
          <w:p w14:paraId="7F143AAC" w14:textId="77777777" w:rsidR="004B3874" w:rsidRDefault="00000000">
            <w:pPr>
              <w:pStyle w:val="Compact"/>
            </w:pPr>
            <w:r>
              <w:rPr>
                <w:rStyle w:val="VerbatimChar"/>
              </w:rPr>
              <w:t>POST /api/partners/submit</w:t>
            </w:r>
          </w:p>
        </w:tc>
        <w:tc>
          <w:tcPr>
            <w:tcW w:w="1584" w:type="dxa"/>
          </w:tcPr>
          <w:p w14:paraId="461BD996" w14:textId="77777777" w:rsidR="004B3874" w:rsidRDefault="00000000">
            <w:pPr>
              <w:pStyle w:val="Compact"/>
            </w:pPr>
            <w:r>
              <w:t xml:space="preserve">Body: </w:t>
            </w:r>
            <w:r>
              <w:rPr>
                <w:rStyle w:val="VerbatimChar"/>
              </w:rPr>
              <w:t>partner_id</w:t>
            </w:r>
            <w:r>
              <w:t xml:space="preserve">, </w:t>
            </w:r>
            <w:r>
              <w:rPr>
                <w:rStyle w:val="VerbatimChar"/>
              </w:rPr>
              <w:t>step_id</w:t>
            </w:r>
            <w:r>
              <w:t>, optionale Profildaten</w:t>
            </w:r>
          </w:p>
        </w:tc>
        <w:tc>
          <w:tcPr>
            <w:tcW w:w="1584" w:type="dxa"/>
          </w:tcPr>
          <w:p w14:paraId="35772822" w14:textId="77777777" w:rsidR="004B3874" w:rsidRDefault="00000000">
            <w:pPr>
              <w:pStyle w:val="Compact"/>
            </w:pPr>
            <w:r>
              <w:rPr>
                <w:rStyle w:val="VerbatimChar"/>
              </w:rPr>
              <w:t>PartnerSubmission</w:t>
            </w:r>
          </w:p>
        </w:tc>
        <w:tc>
          <w:tcPr>
            <w:tcW w:w="1584" w:type="dxa"/>
          </w:tcPr>
          <w:p w14:paraId="374B759F" w14:textId="77777777" w:rsidR="004B3874" w:rsidRPr="001268DF" w:rsidRDefault="00000000">
            <w:pPr>
              <w:pStyle w:val="Compact"/>
              <w:rPr>
                <w:lang w:val="de-DE"/>
              </w:rPr>
            </w:pPr>
            <w:r w:rsidRPr="001268DF">
              <w:rPr>
                <w:lang w:val="de-DE"/>
              </w:rPr>
              <w:t>Reicht Nutzer bei einem Partner ein</w:t>
            </w:r>
          </w:p>
        </w:tc>
      </w:tr>
      <w:tr w:rsidR="004B3874" w:rsidRPr="001268DF" w14:paraId="3C9A1E1E" w14:textId="77777777">
        <w:tc>
          <w:tcPr>
            <w:tcW w:w="1584" w:type="dxa"/>
          </w:tcPr>
          <w:p w14:paraId="52156F04" w14:textId="77777777" w:rsidR="004B3874" w:rsidRDefault="00000000">
            <w:pPr>
              <w:pStyle w:val="Compact"/>
            </w:pPr>
            <w:r>
              <w:t>Partner-Auswahl</w:t>
            </w:r>
          </w:p>
        </w:tc>
        <w:tc>
          <w:tcPr>
            <w:tcW w:w="1584" w:type="dxa"/>
          </w:tcPr>
          <w:p w14:paraId="1B50CA31" w14:textId="77777777" w:rsidR="004B3874" w:rsidRDefault="00000000">
            <w:pPr>
              <w:pStyle w:val="Compact"/>
            </w:pPr>
            <w:r>
              <w:rPr>
                <w:rStyle w:val="VerbatimChar"/>
              </w:rPr>
              <w:t>POST /api/partners/submit-multi</w:t>
            </w:r>
          </w:p>
        </w:tc>
        <w:tc>
          <w:tcPr>
            <w:tcW w:w="1584" w:type="dxa"/>
          </w:tcPr>
          <w:p w14:paraId="05697632" w14:textId="77777777" w:rsidR="004B3874" w:rsidRDefault="00000000">
            <w:pPr>
              <w:pStyle w:val="Compact"/>
            </w:pPr>
            <w:r>
              <w:t xml:space="preserve">Body: mehrere </w:t>
            </w:r>
            <w:r>
              <w:rPr>
                <w:rStyle w:val="VerbatimChar"/>
              </w:rPr>
              <w:t>partner_ids</w:t>
            </w:r>
            <w:r>
              <w:t xml:space="preserve">, </w:t>
            </w:r>
            <w:r>
              <w:rPr>
                <w:rStyle w:val="VerbatimChar"/>
              </w:rPr>
              <w:t>step_id</w:t>
            </w:r>
          </w:p>
        </w:tc>
        <w:tc>
          <w:tcPr>
            <w:tcW w:w="1584" w:type="dxa"/>
          </w:tcPr>
          <w:p w14:paraId="39E81F13" w14:textId="77777777" w:rsidR="004B3874" w:rsidRDefault="00000000">
            <w:pPr>
              <w:pStyle w:val="Compact"/>
            </w:pPr>
            <w:r>
              <w:rPr>
                <w:rStyle w:val="VerbatimChar"/>
              </w:rPr>
              <w:t>array&lt;PartnerSubmission&gt;</w:t>
            </w:r>
          </w:p>
        </w:tc>
        <w:tc>
          <w:tcPr>
            <w:tcW w:w="1584" w:type="dxa"/>
          </w:tcPr>
          <w:p w14:paraId="18FCFD9D" w14:textId="77777777" w:rsidR="004B3874" w:rsidRPr="001268DF" w:rsidRDefault="00000000">
            <w:pPr>
              <w:pStyle w:val="Compact"/>
              <w:rPr>
                <w:lang w:val="de-DE"/>
              </w:rPr>
            </w:pPr>
            <w:r w:rsidRPr="001268DF">
              <w:rPr>
                <w:lang w:val="de-DE"/>
              </w:rPr>
              <w:t>Reicht Nutzer bei mehreren Partnern ein</w:t>
            </w:r>
          </w:p>
        </w:tc>
      </w:tr>
      <w:tr w:rsidR="004B3874" w:rsidRPr="001268DF" w14:paraId="10403520" w14:textId="77777777">
        <w:tc>
          <w:tcPr>
            <w:tcW w:w="1584" w:type="dxa"/>
          </w:tcPr>
          <w:p w14:paraId="7F823392" w14:textId="77777777" w:rsidR="004B3874" w:rsidRDefault="00000000">
            <w:pPr>
              <w:pStyle w:val="Compact"/>
            </w:pPr>
            <w:r>
              <w:t>Admin Surveys</w:t>
            </w:r>
          </w:p>
        </w:tc>
        <w:tc>
          <w:tcPr>
            <w:tcW w:w="1584" w:type="dxa"/>
          </w:tcPr>
          <w:p w14:paraId="41015D9A" w14:textId="77777777" w:rsidR="004B3874" w:rsidRDefault="00000000">
            <w:pPr>
              <w:pStyle w:val="Compact"/>
            </w:pPr>
            <w:r>
              <w:rPr>
                <w:rStyle w:val="VerbatimChar"/>
              </w:rPr>
              <w:t>GET /api/admin/surveys</w:t>
            </w:r>
          </w:p>
        </w:tc>
        <w:tc>
          <w:tcPr>
            <w:tcW w:w="1584" w:type="dxa"/>
          </w:tcPr>
          <w:p w14:paraId="6C70B6A2" w14:textId="77777777" w:rsidR="004B3874" w:rsidRDefault="00000000">
            <w:pPr>
              <w:pStyle w:val="Compact"/>
            </w:pPr>
            <w:r>
              <w:t>Admin-Auth</w:t>
            </w:r>
          </w:p>
        </w:tc>
        <w:tc>
          <w:tcPr>
            <w:tcW w:w="1584" w:type="dxa"/>
          </w:tcPr>
          <w:p w14:paraId="3B1B4EF3" w14:textId="77777777" w:rsidR="004B3874" w:rsidRDefault="00000000">
            <w:pPr>
              <w:pStyle w:val="Compact"/>
            </w:pPr>
            <w:r>
              <w:rPr>
                <w:rStyle w:val="VerbatimChar"/>
              </w:rPr>
              <w:t>array&lt;Survey&gt;</w:t>
            </w:r>
          </w:p>
        </w:tc>
        <w:tc>
          <w:tcPr>
            <w:tcW w:w="1584" w:type="dxa"/>
          </w:tcPr>
          <w:p w14:paraId="21B0A1E9" w14:textId="77777777" w:rsidR="004B3874" w:rsidRPr="001268DF" w:rsidRDefault="00000000">
            <w:pPr>
              <w:pStyle w:val="Compact"/>
              <w:rPr>
                <w:lang w:val="de-DE"/>
              </w:rPr>
            </w:pPr>
            <w:r w:rsidRPr="001268DF">
              <w:rPr>
                <w:lang w:val="de-DE"/>
              </w:rPr>
              <w:t>Listet Surveys für Admin-Verwaltung</w:t>
            </w:r>
          </w:p>
        </w:tc>
      </w:tr>
      <w:tr w:rsidR="004B3874" w14:paraId="785A53DE" w14:textId="77777777">
        <w:tc>
          <w:tcPr>
            <w:tcW w:w="1584" w:type="dxa"/>
          </w:tcPr>
          <w:p w14:paraId="0A42B910" w14:textId="77777777" w:rsidR="004B3874" w:rsidRDefault="00000000">
            <w:pPr>
              <w:pStyle w:val="Compact"/>
            </w:pPr>
            <w:r>
              <w:t>Admin Surveys</w:t>
            </w:r>
          </w:p>
        </w:tc>
        <w:tc>
          <w:tcPr>
            <w:tcW w:w="1584" w:type="dxa"/>
          </w:tcPr>
          <w:p w14:paraId="3CC24346" w14:textId="77777777" w:rsidR="004B3874" w:rsidRDefault="00000000">
            <w:pPr>
              <w:pStyle w:val="Compact"/>
            </w:pPr>
            <w:r>
              <w:rPr>
                <w:rStyle w:val="VerbatimChar"/>
              </w:rPr>
              <w:t>POST /api/admin/surveys</w:t>
            </w:r>
          </w:p>
        </w:tc>
        <w:tc>
          <w:tcPr>
            <w:tcW w:w="1584" w:type="dxa"/>
          </w:tcPr>
          <w:p w14:paraId="039BB192" w14:textId="77777777" w:rsidR="004B3874" w:rsidRDefault="00000000">
            <w:pPr>
              <w:pStyle w:val="Compact"/>
            </w:pPr>
            <w:r>
              <w:t>Body: Survey-Felder</w:t>
            </w:r>
          </w:p>
        </w:tc>
        <w:tc>
          <w:tcPr>
            <w:tcW w:w="1584" w:type="dxa"/>
          </w:tcPr>
          <w:p w14:paraId="06F7D90D" w14:textId="77777777" w:rsidR="004B3874" w:rsidRDefault="00000000">
            <w:pPr>
              <w:pStyle w:val="Compact"/>
            </w:pPr>
            <w:r>
              <w:rPr>
                <w:rStyle w:val="VerbatimChar"/>
              </w:rPr>
              <w:t>Survey</w:t>
            </w:r>
          </w:p>
        </w:tc>
        <w:tc>
          <w:tcPr>
            <w:tcW w:w="1584" w:type="dxa"/>
          </w:tcPr>
          <w:p w14:paraId="6D4E853D" w14:textId="77777777" w:rsidR="004B3874" w:rsidRDefault="00000000">
            <w:pPr>
              <w:pStyle w:val="Compact"/>
            </w:pPr>
            <w:r>
              <w:t>Erstellt neuen Survey</w:t>
            </w:r>
          </w:p>
        </w:tc>
      </w:tr>
      <w:tr w:rsidR="004B3874" w14:paraId="7B47346F" w14:textId="77777777">
        <w:tc>
          <w:tcPr>
            <w:tcW w:w="1584" w:type="dxa"/>
          </w:tcPr>
          <w:p w14:paraId="3C505C44" w14:textId="77777777" w:rsidR="004B3874" w:rsidRDefault="00000000">
            <w:pPr>
              <w:pStyle w:val="Compact"/>
            </w:pPr>
            <w:r>
              <w:t>Admin Surveys</w:t>
            </w:r>
          </w:p>
        </w:tc>
        <w:tc>
          <w:tcPr>
            <w:tcW w:w="1584" w:type="dxa"/>
          </w:tcPr>
          <w:p w14:paraId="71F076D7" w14:textId="77777777" w:rsidR="004B3874" w:rsidRDefault="00000000">
            <w:pPr>
              <w:pStyle w:val="Compact"/>
            </w:pPr>
            <w:r>
              <w:rPr>
                <w:rStyle w:val="VerbatimChar"/>
              </w:rPr>
              <w:t>PUT /api/admin/surveys/{survey_id}</w:t>
            </w:r>
          </w:p>
        </w:tc>
        <w:tc>
          <w:tcPr>
            <w:tcW w:w="1584" w:type="dxa"/>
          </w:tcPr>
          <w:p w14:paraId="310C03A7" w14:textId="77777777" w:rsidR="004B3874" w:rsidRDefault="00000000">
            <w:pPr>
              <w:pStyle w:val="Compact"/>
            </w:pPr>
            <w:r>
              <w:t xml:space="preserve">Pfad: </w:t>
            </w:r>
            <w:r>
              <w:rPr>
                <w:rStyle w:val="VerbatimChar"/>
              </w:rPr>
              <w:t>survey_id</w:t>
            </w:r>
            <w:r>
              <w:t>; Body: Survey-Felder</w:t>
            </w:r>
          </w:p>
        </w:tc>
        <w:tc>
          <w:tcPr>
            <w:tcW w:w="1584" w:type="dxa"/>
          </w:tcPr>
          <w:p w14:paraId="34F4E6B9" w14:textId="77777777" w:rsidR="004B3874" w:rsidRDefault="00000000">
            <w:pPr>
              <w:pStyle w:val="Compact"/>
            </w:pPr>
            <w:r>
              <w:rPr>
                <w:rStyle w:val="VerbatimChar"/>
              </w:rPr>
              <w:t>Survey</w:t>
            </w:r>
          </w:p>
        </w:tc>
        <w:tc>
          <w:tcPr>
            <w:tcW w:w="1584" w:type="dxa"/>
          </w:tcPr>
          <w:p w14:paraId="324424DE" w14:textId="77777777" w:rsidR="004B3874" w:rsidRDefault="00000000">
            <w:pPr>
              <w:pStyle w:val="Compact"/>
            </w:pPr>
            <w:r>
              <w:t>Aktualisiert Survey</w:t>
            </w:r>
          </w:p>
        </w:tc>
      </w:tr>
      <w:tr w:rsidR="004B3874" w14:paraId="6ADE96DB" w14:textId="77777777">
        <w:tc>
          <w:tcPr>
            <w:tcW w:w="1584" w:type="dxa"/>
          </w:tcPr>
          <w:p w14:paraId="75B373B7" w14:textId="77777777" w:rsidR="004B3874" w:rsidRDefault="00000000">
            <w:pPr>
              <w:pStyle w:val="Compact"/>
            </w:pPr>
            <w:r>
              <w:t>Admin Steps</w:t>
            </w:r>
          </w:p>
        </w:tc>
        <w:tc>
          <w:tcPr>
            <w:tcW w:w="1584" w:type="dxa"/>
          </w:tcPr>
          <w:p w14:paraId="006B3B2E" w14:textId="77777777" w:rsidR="004B3874" w:rsidRDefault="00000000">
            <w:pPr>
              <w:pStyle w:val="Compact"/>
            </w:pPr>
            <w:r>
              <w:rPr>
                <w:rStyle w:val="VerbatimChar"/>
              </w:rPr>
              <w:t>GET /api/admin/steps</w:t>
            </w:r>
          </w:p>
        </w:tc>
        <w:tc>
          <w:tcPr>
            <w:tcW w:w="1584" w:type="dxa"/>
          </w:tcPr>
          <w:p w14:paraId="2CCA0564" w14:textId="77777777" w:rsidR="004B3874" w:rsidRDefault="00000000">
            <w:pPr>
              <w:pStyle w:val="Compact"/>
            </w:pPr>
            <w:r>
              <w:t xml:space="preserve">Query: </w:t>
            </w:r>
            <w:r>
              <w:rPr>
                <w:rStyle w:val="VerbatimChar"/>
              </w:rPr>
              <w:t>survey_id</w:t>
            </w:r>
            <w:r>
              <w:t xml:space="preserve"> oder </w:t>
            </w:r>
            <w:r>
              <w:rPr>
                <w:rStyle w:val="VerbatimChar"/>
              </w:rPr>
              <w:t>survey_slug</w:t>
            </w:r>
            <w:r>
              <w:t>; Admin-Auth</w:t>
            </w:r>
          </w:p>
        </w:tc>
        <w:tc>
          <w:tcPr>
            <w:tcW w:w="1584" w:type="dxa"/>
          </w:tcPr>
          <w:p w14:paraId="5D3D9136" w14:textId="77777777" w:rsidR="004B3874" w:rsidRDefault="00000000">
            <w:pPr>
              <w:pStyle w:val="Compact"/>
            </w:pPr>
            <w:r>
              <w:rPr>
                <w:rStyle w:val="VerbatimChar"/>
              </w:rPr>
              <w:t>array&lt;Step&gt;</w:t>
            </w:r>
          </w:p>
        </w:tc>
        <w:tc>
          <w:tcPr>
            <w:tcW w:w="1584" w:type="dxa"/>
          </w:tcPr>
          <w:p w14:paraId="1DF8BFB0" w14:textId="77777777" w:rsidR="004B3874" w:rsidRDefault="00000000">
            <w:pPr>
              <w:pStyle w:val="Compact"/>
            </w:pPr>
            <w:r>
              <w:t>Listet Steps survey-spezifisch</w:t>
            </w:r>
          </w:p>
        </w:tc>
      </w:tr>
      <w:tr w:rsidR="004B3874" w14:paraId="7F214D16" w14:textId="77777777">
        <w:tc>
          <w:tcPr>
            <w:tcW w:w="1584" w:type="dxa"/>
          </w:tcPr>
          <w:p w14:paraId="784E3A2E" w14:textId="77777777" w:rsidR="004B3874" w:rsidRDefault="00000000">
            <w:pPr>
              <w:pStyle w:val="Compact"/>
            </w:pPr>
            <w:r>
              <w:t>Admin Steps</w:t>
            </w:r>
          </w:p>
        </w:tc>
        <w:tc>
          <w:tcPr>
            <w:tcW w:w="1584" w:type="dxa"/>
          </w:tcPr>
          <w:p w14:paraId="6C1AE2D5" w14:textId="77777777" w:rsidR="004B3874" w:rsidRDefault="00000000">
            <w:pPr>
              <w:pStyle w:val="Compact"/>
            </w:pPr>
            <w:r>
              <w:rPr>
                <w:rStyle w:val="VerbatimChar"/>
              </w:rPr>
              <w:t>POST /api/admin/steps</w:t>
            </w:r>
          </w:p>
        </w:tc>
        <w:tc>
          <w:tcPr>
            <w:tcW w:w="1584" w:type="dxa"/>
          </w:tcPr>
          <w:p w14:paraId="5E7CE36A" w14:textId="77777777" w:rsidR="004B3874" w:rsidRDefault="00000000">
            <w:pPr>
              <w:pStyle w:val="Compact"/>
            </w:pPr>
            <w:r>
              <w:t xml:space="preserve">Body: Step-Felder inkl. </w:t>
            </w:r>
            <w:r>
              <w:rPr>
                <w:rStyle w:val="VerbatimChar"/>
              </w:rPr>
              <w:t>survey_id</w:t>
            </w:r>
          </w:p>
        </w:tc>
        <w:tc>
          <w:tcPr>
            <w:tcW w:w="1584" w:type="dxa"/>
          </w:tcPr>
          <w:p w14:paraId="782D31D8" w14:textId="77777777" w:rsidR="004B3874" w:rsidRDefault="00000000">
            <w:pPr>
              <w:pStyle w:val="Compact"/>
            </w:pPr>
            <w:r>
              <w:rPr>
                <w:rStyle w:val="VerbatimChar"/>
              </w:rPr>
              <w:t>Step</w:t>
            </w:r>
          </w:p>
        </w:tc>
        <w:tc>
          <w:tcPr>
            <w:tcW w:w="1584" w:type="dxa"/>
          </w:tcPr>
          <w:p w14:paraId="78DE3196" w14:textId="77777777" w:rsidR="004B3874" w:rsidRDefault="00000000">
            <w:pPr>
              <w:pStyle w:val="Compact"/>
            </w:pPr>
            <w:r>
              <w:t>Erstellt neuen Step</w:t>
            </w:r>
          </w:p>
        </w:tc>
      </w:tr>
      <w:tr w:rsidR="004B3874" w14:paraId="24AACE07" w14:textId="77777777">
        <w:tc>
          <w:tcPr>
            <w:tcW w:w="1584" w:type="dxa"/>
          </w:tcPr>
          <w:p w14:paraId="3B97401A" w14:textId="77777777" w:rsidR="004B3874" w:rsidRDefault="00000000">
            <w:pPr>
              <w:pStyle w:val="Compact"/>
            </w:pPr>
            <w:r>
              <w:t>Admin Steps</w:t>
            </w:r>
          </w:p>
        </w:tc>
        <w:tc>
          <w:tcPr>
            <w:tcW w:w="1584" w:type="dxa"/>
          </w:tcPr>
          <w:p w14:paraId="3482E9B5" w14:textId="77777777" w:rsidR="004B3874" w:rsidRDefault="00000000">
            <w:pPr>
              <w:pStyle w:val="Compact"/>
            </w:pPr>
            <w:r>
              <w:rPr>
                <w:rStyle w:val="VerbatimChar"/>
              </w:rPr>
              <w:t>PUT /api/admin/steps/{step_id}</w:t>
            </w:r>
          </w:p>
        </w:tc>
        <w:tc>
          <w:tcPr>
            <w:tcW w:w="1584" w:type="dxa"/>
          </w:tcPr>
          <w:p w14:paraId="1D4C8A71" w14:textId="77777777" w:rsidR="004B3874" w:rsidRDefault="00000000">
            <w:pPr>
              <w:pStyle w:val="Compact"/>
            </w:pPr>
            <w:r>
              <w:t xml:space="preserve">Pfad: </w:t>
            </w:r>
            <w:r>
              <w:rPr>
                <w:rStyle w:val="VerbatimChar"/>
              </w:rPr>
              <w:t>step_id</w:t>
            </w:r>
            <w:r>
              <w:t>; Body: Step-Felder</w:t>
            </w:r>
          </w:p>
        </w:tc>
        <w:tc>
          <w:tcPr>
            <w:tcW w:w="1584" w:type="dxa"/>
          </w:tcPr>
          <w:p w14:paraId="1C67C1AF" w14:textId="77777777" w:rsidR="004B3874" w:rsidRDefault="00000000">
            <w:pPr>
              <w:pStyle w:val="Compact"/>
            </w:pPr>
            <w:r>
              <w:rPr>
                <w:rStyle w:val="VerbatimChar"/>
              </w:rPr>
              <w:t>Step</w:t>
            </w:r>
          </w:p>
        </w:tc>
        <w:tc>
          <w:tcPr>
            <w:tcW w:w="1584" w:type="dxa"/>
          </w:tcPr>
          <w:p w14:paraId="537E05A1" w14:textId="77777777" w:rsidR="004B3874" w:rsidRDefault="00000000">
            <w:pPr>
              <w:pStyle w:val="Compact"/>
            </w:pPr>
            <w:r>
              <w:t>Aktualisiert Step</w:t>
            </w:r>
          </w:p>
        </w:tc>
      </w:tr>
      <w:tr w:rsidR="004B3874" w:rsidRPr="001268DF" w14:paraId="674708E1" w14:textId="77777777">
        <w:tc>
          <w:tcPr>
            <w:tcW w:w="1584" w:type="dxa"/>
          </w:tcPr>
          <w:p w14:paraId="47AEA288" w14:textId="77777777" w:rsidR="004B3874" w:rsidRDefault="00000000">
            <w:pPr>
              <w:pStyle w:val="Compact"/>
            </w:pPr>
            <w:r>
              <w:t>Admin Steps</w:t>
            </w:r>
          </w:p>
        </w:tc>
        <w:tc>
          <w:tcPr>
            <w:tcW w:w="1584" w:type="dxa"/>
          </w:tcPr>
          <w:p w14:paraId="119E19E5" w14:textId="77777777" w:rsidR="004B3874" w:rsidRDefault="00000000">
            <w:pPr>
              <w:pStyle w:val="Compact"/>
            </w:pPr>
            <w:r>
              <w:rPr>
                <w:rStyle w:val="VerbatimChar"/>
              </w:rPr>
              <w:t>POST /api/admin/steps/reorder</w:t>
            </w:r>
          </w:p>
        </w:tc>
        <w:tc>
          <w:tcPr>
            <w:tcW w:w="1584" w:type="dxa"/>
          </w:tcPr>
          <w:p w14:paraId="79541B8A" w14:textId="77777777" w:rsidR="004B3874" w:rsidRDefault="00000000">
            <w:pPr>
              <w:pStyle w:val="Compact"/>
            </w:pPr>
            <w:r>
              <w:t xml:space="preserve">Body: </w:t>
            </w:r>
            <w:r>
              <w:rPr>
                <w:rStyle w:val="VerbatimChar"/>
              </w:rPr>
              <w:t>step_ids</w:t>
            </w:r>
            <w:r>
              <w:t xml:space="preserve">, optional </w:t>
            </w:r>
            <w:r>
              <w:rPr>
                <w:rStyle w:val="VerbatimChar"/>
              </w:rPr>
              <w:t>survey_id</w:t>
            </w:r>
          </w:p>
        </w:tc>
        <w:tc>
          <w:tcPr>
            <w:tcW w:w="1584" w:type="dxa"/>
          </w:tcPr>
          <w:p w14:paraId="2AB16390" w14:textId="77777777" w:rsidR="004B3874" w:rsidRDefault="00000000">
            <w:pPr>
              <w:pStyle w:val="Compact"/>
            </w:pPr>
            <w:r>
              <w:rPr>
                <w:rStyle w:val="VerbatimChar"/>
              </w:rPr>
              <w:t>StatusPayload</w:t>
            </w:r>
          </w:p>
        </w:tc>
        <w:tc>
          <w:tcPr>
            <w:tcW w:w="1584" w:type="dxa"/>
          </w:tcPr>
          <w:p w14:paraId="72454A79" w14:textId="77777777" w:rsidR="004B3874" w:rsidRPr="001268DF" w:rsidRDefault="00000000">
            <w:pPr>
              <w:pStyle w:val="Compact"/>
              <w:rPr>
                <w:lang w:val="de-DE"/>
              </w:rPr>
            </w:pPr>
            <w:r w:rsidRPr="001268DF">
              <w:rPr>
                <w:lang w:val="de-DE"/>
              </w:rPr>
              <w:t xml:space="preserve">Speichert Reihenfolge innerhalb eines </w:t>
            </w:r>
            <w:r w:rsidRPr="001268DF">
              <w:rPr>
                <w:lang w:val="de-DE"/>
              </w:rPr>
              <w:lastRenderedPageBreak/>
              <w:t>Surveys</w:t>
            </w:r>
          </w:p>
        </w:tc>
      </w:tr>
      <w:tr w:rsidR="004B3874" w14:paraId="25588FCC" w14:textId="77777777">
        <w:tc>
          <w:tcPr>
            <w:tcW w:w="1584" w:type="dxa"/>
          </w:tcPr>
          <w:p w14:paraId="2B2C8292" w14:textId="77777777" w:rsidR="004B3874" w:rsidRDefault="00000000">
            <w:pPr>
              <w:pStyle w:val="Compact"/>
            </w:pPr>
            <w:r>
              <w:lastRenderedPageBreak/>
              <w:t>Admin Templates</w:t>
            </w:r>
          </w:p>
        </w:tc>
        <w:tc>
          <w:tcPr>
            <w:tcW w:w="1584" w:type="dxa"/>
          </w:tcPr>
          <w:p w14:paraId="6599E4EB" w14:textId="77777777" w:rsidR="004B3874" w:rsidRDefault="00000000">
            <w:pPr>
              <w:pStyle w:val="Compact"/>
            </w:pPr>
            <w:r>
              <w:rPr>
                <w:rStyle w:val="VerbatimChar"/>
              </w:rPr>
              <w:t>GET, POST, PUT, DELETE /api/admin/step-templates</w:t>
            </w:r>
          </w:p>
        </w:tc>
        <w:tc>
          <w:tcPr>
            <w:tcW w:w="1584" w:type="dxa"/>
          </w:tcPr>
          <w:p w14:paraId="5BEFE8F5" w14:textId="77777777" w:rsidR="004B3874" w:rsidRDefault="00000000">
            <w:pPr>
              <w:pStyle w:val="Compact"/>
            </w:pPr>
            <w:r>
              <w:t>Template-Daten</w:t>
            </w:r>
          </w:p>
        </w:tc>
        <w:tc>
          <w:tcPr>
            <w:tcW w:w="1584" w:type="dxa"/>
          </w:tcPr>
          <w:p w14:paraId="1DC8D3D3" w14:textId="77777777" w:rsidR="004B3874" w:rsidRDefault="00000000">
            <w:pPr>
              <w:pStyle w:val="Compact"/>
            </w:pPr>
            <w:r>
              <w:rPr>
                <w:rStyle w:val="VerbatimChar"/>
              </w:rPr>
              <w:t>StepTemplate</w:t>
            </w:r>
            <w:r>
              <w:t xml:space="preserve"> / </w:t>
            </w:r>
            <w:r>
              <w:rPr>
                <w:rStyle w:val="VerbatimChar"/>
              </w:rPr>
              <w:t>StatusPayload</w:t>
            </w:r>
          </w:p>
        </w:tc>
        <w:tc>
          <w:tcPr>
            <w:tcW w:w="1584" w:type="dxa"/>
          </w:tcPr>
          <w:p w14:paraId="3C7310CE" w14:textId="77777777" w:rsidR="004B3874" w:rsidRDefault="00000000">
            <w:pPr>
              <w:pStyle w:val="Compact"/>
            </w:pPr>
            <w:r>
              <w:t>Verwaltet Step-Templates</w:t>
            </w:r>
          </w:p>
        </w:tc>
      </w:tr>
      <w:tr w:rsidR="004B3874" w:rsidRPr="001268DF" w14:paraId="4B193FD0" w14:textId="77777777">
        <w:tc>
          <w:tcPr>
            <w:tcW w:w="1584" w:type="dxa"/>
          </w:tcPr>
          <w:p w14:paraId="51913A3C" w14:textId="77777777" w:rsidR="004B3874" w:rsidRDefault="00000000">
            <w:pPr>
              <w:pStyle w:val="Compact"/>
            </w:pPr>
            <w:r>
              <w:t>Admin Users</w:t>
            </w:r>
          </w:p>
        </w:tc>
        <w:tc>
          <w:tcPr>
            <w:tcW w:w="1584" w:type="dxa"/>
          </w:tcPr>
          <w:p w14:paraId="4B73E152" w14:textId="77777777" w:rsidR="004B3874" w:rsidRDefault="00000000">
            <w:pPr>
              <w:pStyle w:val="Compact"/>
            </w:pPr>
            <w:r>
              <w:rPr>
                <w:rStyle w:val="VerbatimChar"/>
              </w:rPr>
              <w:t>GET, POST, PUT, DELETE /api/admin/users</w:t>
            </w:r>
          </w:p>
        </w:tc>
        <w:tc>
          <w:tcPr>
            <w:tcW w:w="1584" w:type="dxa"/>
          </w:tcPr>
          <w:p w14:paraId="3797D23E" w14:textId="77777777" w:rsidR="004B3874" w:rsidRDefault="00000000">
            <w:pPr>
              <w:pStyle w:val="Compact"/>
            </w:pPr>
            <w:r>
              <w:t xml:space="preserve">User-Daten, optional </w:t>
            </w:r>
            <w:r>
              <w:rPr>
                <w:rStyle w:val="VerbatimChar"/>
              </w:rPr>
              <w:t>survey_id</w:t>
            </w:r>
          </w:p>
        </w:tc>
        <w:tc>
          <w:tcPr>
            <w:tcW w:w="1584" w:type="dxa"/>
          </w:tcPr>
          <w:p w14:paraId="56696AFD" w14:textId="77777777" w:rsidR="004B3874" w:rsidRDefault="00000000">
            <w:pPr>
              <w:pStyle w:val="Compact"/>
            </w:pPr>
            <w:r>
              <w:rPr>
                <w:rStyle w:val="VerbatimChar"/>
              </w:rPr>
              <w:t>UserPayload</w:t>
            </w:r>
            <w:r>
              <w:t xml:space="preserve"> / </w:t>
            </w:r>
            <w:r>
              <w:rPr>
                <w:rStyle w:val="VerbatimChar"/>
              </w:rPr>
              <w:t>StatusPayload</w:t>
            </w:r>
          </w:p>
        </w:tc>
        <w:tc>
          <w:tcPr>
            <w:tcW w:w="1584" w:type="dxa"/>
          </w:tcPr>
          <w:p w14:paraId="253A5D47" w14:textId="77777777" w:rsidR="004B3874" w:rsidRPr="001268DF" w:rsidRDefault="00000000">
            <w:pPr>
              <w:pStyle w:val="Compact"/>
              <w:rPr>
                <w:lang w:val="de-DE"/>
              </w:rPr>
            </w:pPr>
            <w:r w:rsidRPr="001268DF">
              <w:rPr>
                <w:lang w:val="de-DE"/>
              </w:rPr>
              <w:t>Verwaltet Nutzer und Survey-Zuweisung</w:t>
            </w:r>
          </w:p>
        </w:tc>
      </w:tr>
      <w:tr w:rsidR="004B3874" w14:paraId="14784003" w14:textId="77777777">
        <w:tc>
          <w:tcPr>
            <w:tcW w:w="1584" w:type="dxa"/>
          </w:tcPr>
          <w:p w14:paraId="22B1F24B" w14:textId="77777777" w:rsidR="004B3874" w:rsidRDefault="00000000">
            <w:pPr>
              <w:pStyle w:val="Compact"/>
            </w:pPr>
            <w:r>
              <w:t>Admin Access</w:t>
            </w:r>
          </w:p>
        </w:tc>
        <w:tc>
          <w:tcPr>
            <w:tcW w:w="1584" w:type="dxa"/>
          </w:tcPr>
          <w:p w14:paraId="1FA8F805" w14:textId="77777777" w:rsidR="004B3874" w:rsidRDefault="00000000">
            <w:pPr>
              <w:pStyle w:val="Compact"/>
            </w:pPr>
            <w:r>
              <w:rPr>
                <w:rStyle w:val="VerbatimChar"/>
              </w:rPr>
              <w:t>GET /api/admin/user-groups</w:t>
            </w:r>
          </w:p>
        </w:tc>
        <w:tc>
          <w:tcPr>
            <w:tcW w:w="1584" w:type="dxa"/>
          </w:tcPr>
          <w:p w14:paraId="303FAA50" w14:textId="77777777" w:rsidR="004B3874" w:rsidRDefault="00000000">
            <w:pPr>
              <w:pStyle w:val="Compact"/>
            </w:pPr>
            <w:r>
              <w:t>Admin-Auth</w:t>
            </w:r>
          </w:p>
        </w:tc>
        <w:tc>
          <w:tcPr>
            <w:tcW w:w="1584" w:type="dxa"/>
          </w:tcPr>
          <w:p w14:paraId="15759861" w14:textId="77777777" w:rsidR="004B3874" w:rsidRDefault="00000000">
            <w:pPr>
              <w:pStyle w:val="Compact"/>
            </w:pPr>
            <w:r>
              <w:rPr>
                <w:rStyle w:val="VerbatimChar"/>
              </w:rPr>
              <w:t>array&lt;UserGroup&gt;</w:t>
            </w:r>
          </w:p>
        </w:tc>
        <w:tc>
          <w:tcPr>
            <w:tcW w:w="1584" w:type="dxa"/>
          </w:tcPr>
          <w:p w14:paraId="5B63887E" w14:textId="77777777" w:rsidR="004B3874" w:rsidRDefault="00000000">
            <w:pPr>
              <w:pStyle w:val="Compact"/>
            </w:pPr>
            <w:r>
              <w:t>Listet Nutzergruppen und Berechtigungsprofile</w:t>
            </w:r>
          </w:p>
        </w:tc>
      </w:tr>
      <w:tr w:rsidR="004B3874" w14:paraId="0B0DF729" w14:textId="77777777">
        <w:tc>
          <w:tcPr>
            <w:tcW w:w="1584" w:type="dxa"/>
          </w:tcPr>
          <w:p w14:paraId="643C7EB1" w14:textId="77777777" w:rsidR="004B3874" w:rsidRDefault="00000000">
            <w:pPr>
              <w:pStyle w:val="Compact"/>
            </w:pPr>
            <w:r>
              <w:t>Admin Access</w:t>
            </w:r>
          </w:p>
        </w:tc>
        <w:tc>
          <w:tcPr>
            <w:tcW w:w="1584" w:type="dxa"/>
          </w:tcPr>
          <w:p w14:paraId="7FD530B3" w14:textId="77777777" w:rsidR="004B3874" w:rsidRDefault="00000000">
            <w:pPr>
              <w:pStyle w:val="Compact"/>
            </w:pPr>
            <w:r>
              <w:rPr>
                <w:rStyle w:val="VerbatimChar"/>
              </w:rPr>
              <w:t>POST /api/admin/user-groups</w:t>
            </w:r>
          </w:p>
        </w:tc>
        <w:tc>
          <w:tcPr>
            <w:tcW w:w="1584" w:type="dxa"/>
          </w:tcPr>
          <w:p w14:paraId="30BA5284" w14:textId="77777777" w:rsidR="004B3874" w:rsidRDefault="00000000">
            <w:pPr>
              <w:pStyle w:val="Compact"/>
            </w:pPr>
            <w:r>
              <w:t>Body: Gruppenfelder und Berechtigungen</w:t>
            </w:r>
          </w:p>
        </w:tc>
        <w:tc>
          <w:tcPr>
            <w:tcW w:w="1584" w:type="dxa"/>
          </w:tcPr>
          <w:p w14:paraId="76FC65CB" w14:textId="77777777" w:rsidR="004B3874" w:rsidRDefault="00000000">
            <w:pPr>
              <w:pStyle w:val="Compact"/>
            </w:pPr>
            <w:r>
              <w:rPr>
                <w:rStyle w:val="VerbatimChar"/>
              </w:rPr>
              <w:t>UserGroup</w:t>
            </w:r>
          </w:p>
        </w:tc>
        <w:tc>
          <w:tcPr>
            <w:tcW w:w="1584" w:type="dxa"/>
          </w:tcPr>
          <w:p w14:paraId="4BDA26C3" w14:textId="77777777" w:rsidR="004B3874" w:rsidRDefault="00000000">
            <w:pPr>
              <w:pStyle w:val="Compact"/>
            </w:pPr>
            <w:r>
              <w:t>Erstellt neue Nutzergruppe</w:t>
            </w:r>
          </w:p>
        </w:tc>
      </w:tr>
      <w:tr w:rsidR="004B3874" w:rsidRPr="001268DF" w14:paraId="25728794" w14:textId="77777777">
        <w:tc>
          <w:tcPr>
            <w:tcW w:w="1584" w:type="dxa"/>
          </w:tcPr>
          <w:p w14:paraId="31CF9E16" w14:textId="77777777" w:rsidR="004B3874" w:rsidRDefault="00000000">
            <w:pPr>
              <w:pStyle w:val="Compact"/>
            </w:pPr>
            <w:r>
              <w:t>Admin Access</w:t>
            </w:r>
          </w:p>
        </w:tc>
        <w:tc>
          <w:tcPr>
            <w:tcW w:w="1584" w:type="dxa"/>
          </w:tcPr>
          <w:p w14:paraId="04F082B2" w14:textId="77777777" w:rsidR="004B3874" w:rsidRDefault="00000000">
            <w:pPr>
              <w:pStyle w:val="Compact"/>
            </w:pPr>
            <w:r>
              <w:rPr>
                <w:rStyle w:val="VerbatimChar"/>
              </w:rPr>
              <w:t>PUT /api/admin/user-groups/{id}</w:t>
            </w:r>
          </w:p>
        </w:tc>
        <w:tc>
          <w:tcPr>
            <w:tcW w:w="1584" w:type="dxa"/>
          </w:tcPr>
          <w:p w14:paraId="19D28BD5" w14:textId="77777777" w:rsidR="004B3874" w:rsidRDefault="00000000">
            <w:pPr>
              <w:pStyle w:val="Compact"/>
            </w:pPr>
            <w:r>
              <w:t xml:space="preserve">Pfad: </w:t>
            </w:r>
            <w:r>
              <w:rPr>
                <w:rStyle w:val="VerbatimChar"/>
              </w:rPr>
              <w:t>id</w:t>
            </w:r>
            <w:r>
              <w:t>; Body: Gruppenfelder</w:t>
            </w:r>
          </w:p>
        </w:tc>
        <w:tc>
          <w:tcPr>
            <w:tcW w:w="1584" w:type="dxa"/>
          </w:tcPr>
          <w:p w14:paraId="3D4B2174" w14:textId="77777777" w:rsidR="004B3874" w:rsidRDefault="00000000">
            <w:pPr>
              <w:pStyle w:val="Compact"/>
            </w:pPr>
            <w:r>
              <w:rPr>
                <w:rStyle w:val="VerbatimChar"/>
              </w:rPr>
              <w:t>UserGroup</w:t>
            </w:r>
          </w:p>
        </w:tc>
        <w:tc>
          <w:tcPr>
            <w:tcW w:w="1584" w:type="dxa"/>
          </w:tcPr>
          <w:p w14:paraId="064F2607" w14:textId="77777777" w:rsidR="004B3874" w:rsidRPr="001268DF" w:rsidRDefault="00000000">
            <w:pPr>
              <w:pStyle w:val="Compact"/>
              <w:rPr>
                <w:lang w:val="de-DE"/>
              </w:rPr>
            </w:pPr>
            <w:r w:rsidRPr="001268DF">
              <w:rPr>
                <w:lang w:val="de-DE"/>
              </w:rPr>
              <w:t>Aktualisiert Gruppe, Scope und Berechtigungen</w:t>
            </w:r>
          </w:p>
        </w:tc>
      </w:tr>
      <w:tr w:rsidR="004B3874" w14:paraId="53076973" w14:textId="77777777">
        <w:tc>
          <w:tcPr>
            <w:tcW w:w="1584" w:type="dxa"/>
          </w:tcPr>
          <w:p w14:paraId="35C7F29C" w14:textId="77777777" w:rsidR="004B3874" w:rsidRDefault="00000000">
            <w:pPr>
              <w:pStyle w:val="Compact"/>
            </w:pPr>
            <w:r>
              <w:t>Admin Access</w:t>
            </w:r>
          </w:p>
        </w:tc>
        <w:tc>
          <w:tcPr>
            <w:tcW w:w="1584" w:type="dxa"/>
          </w:tcPr>
          <w:p w14:paraId="52B32D34" w14:textId="77777777" w:rsidR="004B3874" w:rsidRDefault="00000000">
            <w:pPr>
              <w:pStyle w:val="Compact"/>
            </w:pPr>
            <w:r>
              <w:rPr>
                <w:rStyle w:val="VerbatimChar"/>
              </w:rPr>
              <w:t>POST /api/admin/users/{id}/groups</w:t>
            </w:r>
          </w:p>
        </w:tc>
        <w:tc>
          <w:tcPr>
            <w:tcW w:w="1584" w:type="dxa"/>
          </w:tcPr>
          <w:p w14:paraId="3ED9F843" w14:textId="77777777" w:rsidR="004B3874" w:rsidRDefault="00000000">
            <w:pPr>
              <w:pStyle w:val="Compact"/>
            </w:pPr>
            <w:r>
              <w:t xml:space="preserve">Pfad: </w:t>
            </w:r>
            <w:r>
              <w:rPr>
                <w:rStyle w:val="VerbatimChar"/>
              </w:rPr>
              <w:t>id</w:t>
            </w:r>
            <w:r>
              <w:t xml:space="preserve">; Body: </w:t>
            </w:r>
            <w:r>
              <w:rPr>
                <w:rStyle w:val="VerbatimChar"/>
              </w:rPr>
              <w:t>group_ids</w:t>
            </w:r>
          </w:p>
        </w:tc>
        <w:tc>
          <w:tcPr>
            <w:tcW w:w="1584" w:type="dxa"/>
          </w:tcPr>
          <w:p w14:paraId="4B15EA0C" w14:textId="77777777" w:rsidR="004B3874" w:rsidRDefault="00000000">
            <w:pPr>
              <w:pStyle w:val="Compact"/>
            </w:pPr>
            <w:r>
              <w:rPr>
                <w:rStyle w:val="VerbatimChar"/>
              </w:rPr>
              <w:t>UserPayload</w:t>
            </w:r>
          </w:p>
        </w:tc>
        <w:tc>
          <w:tcPr>
            <w:tcW w:w="1584" w:type="dxa"/>
          </w:tcPr>
          <w:p w14:paraId="22C0A1AF" w14:textId="77777777" w:rsidR="004B3874" w:rsidRDefault="00000000">
            <w:pPr>
              <w:pStyle w:val="Compact"/>
            </w:pPr>
            <w:r>
              <w:t>Setzt Gruppenmitgliedschaften eines Nutzers</w:t>
            </w:r>
          </w:p>
        </w:tc>
      </w:tr>
      <w:tr w:rsidR="004B3874" w14:paraId="69D1F247" w14:textId="77777777">
        <w:tc>
          <w:tcPr>
            <w:tcW w:w="1584" w:type="dxa"/>
          </w:tcPr>
          <w:p w14:paraId="5E65476D" w14:textId="77777777" w:rsidR="004B3874" w:rsidRDefault="00000000">
            <w:pPr>
              <w:pStyle w:val="Compact"/>
            </w:pPr>
            <w:r>
              <w:t>Admin Access</w:t>
            </w:r>
          </w:p>
        </w:tc>
        <w:tc>
          <w:tcPr>
            <w:tcW w:w="1584" w:type="dxa"/>
          </w:tcPr>
          <w:p w14:paraId="6E721AF4" w14:textId="77777777" w:rsidR="004B3874" w:rsidRDefault="00000000">
            <w:pPr>
              <w:pStyle w:val="Compact"/>
            </w:pPr>
            <w:r>
              <w:rPr>
                <w:rStyle w:val="VerbatimChar"/>
              </w:rPr>
              <w:t>PUT /api/admin/users/{id}/permission-overrides</w:t>
            </w:r>
          </w:p>
        </w:tc>
        <w:tc>
          <w:tcPr>
            <w:tcW w:w="1584" w:type="dxa"/>
          </w:tcPr>
          <w:p w14:paraId="2A80F43C" w14:textId="77777777" w:rsidR="004B3874" w:rsidRDefault="00000000">
            <w:pPr>
              <w:pStyle w:val="Compact"/>
            </w:pPr>
            <w:r>
              <w:t xml:space="preserve">Pfad: </w:t>
            </w:r>
            <w:r>
              <w:rPr>
                <w:rStyle w:val="VerbatimChar"/>
              </w:rPr>
              <w:t>id</w:t>
            </w:r>
            <w:r>
              <w:t>; Body: Overrides</w:t>
            </w:r>
          </w:p>
        </w:tc>
        <w:tc>
          <w:tcPr>
            <w:tcW w:w="1584" w:type="dxa"/>
          </w:tcPr>
          <w:p w14:paraId="3026635C" w14:textId="77777777" w:rsidR="004B3874" w:rsidRDefault="00000000">
            <w:pPr>
              <w:pStyle w:val="Compact"/>
            </w:pPr>
            <w:r>
              <w:rPr>
                <w:rStyle w:val="VerbatimChar"/>
              </w:rPr>
              <w:t>UserPayload</w:t>
            </w:r>
          </w:p>
        </w:tc>
        <w:tc>
          <w:tcPr>
            <w:tcW w:w="1584" w:type="dxa"/>
          </w:tcPr>
          <w:p w14:paraId="4BBE97CA" w14:textId="77777777" w:rsidR="004B3874" w:rsidRDefault="00000000">
            <w:pPr>
              <w:pStyle w:val="Compact"/>
            </w:pPr>
            <w:r>
              <w:t>Setzt explizite nutzerbezogene Rechteabweichungen</w:t>
            </w:r>
          </w:p>
        </w:tc>
      </w:tr>
      <w:tr w:rsidR="004B3874" w:rsidRPr="001268DF" w14:paraId="11AB1763" w14:textId="77777777">
        <w:tc>
          <w:tcPr>
            <w:tcW w:w="1584" w:type="dxa"/>
          </w:tcPr>
          <w:p w14:paraId="36487C17" w14:textId="77777777" w:rsidR="004B3874" w:rsidRDefault="00000000">
            <w:pPr>
              <w:pStyle w:val="Compact"/>
            </w:pPr>
            <w:r>
              <w:t>Admin Access</w:t>
            </w:r>
          </w:p>
        </w:tc>
        <w:tc>
          <w:tcPr>
            <w:tcW w:w="1584" w:type="dxa"/>
          </w:tcPr>
          <w:p w14:paraId="15CD4038" w14:textId="77777777" w:rsidR="004B3874" w:rsidRDefault="00000000">
            <w:pPr>
              <w:pStyle w:val="Compact"/>
            </w:pPr>
            <w:r>
              <w:rPr>
                <w:rStyle w:val="VerbatimChar"/>
              </w:rPr>
              <w:t>GET /api/admin/permission-audit</w:t>
            </w:r>
          </w:p>
        </w:tc>
        <w:tc>
          <w:tcPr>
            <w:tcW w:w="1584" w:type="dxa"/>
          </w:tcPr>
          <w:p w14:paraId="7E257137" w14:textId="77777777" w:rsidR="004B3874" w:rsidRDefault="00000000">
            <w:pPr>
              <w:pStyle w:val="Compact"/>
            </w:pPr>
            <w:r>
              <w:t>Filter: Nutzer, Gruppe, Zeitraum</w:t>
            </w:r>
          </w:p>
        </w:tc>
        <w:tc>
          <w:tcPr>
            <w:tcW w:w="1584" w:type="dxa"/>
          </w:tcPr>
          <w:p w14:paraId="7D75591E" w14:textId="77777777" w:rsidR="004B3874" w:rsidRDefault="00000000">
            <w:pPr>
              <w:pStyle w:val="Compact"/>
            </w:pPr>
            <w:r>
              <w:rPr>
                <w:rStyle w:val="VerbatimChar"/>
              </w:rPr>
              <w:t>array&lt;PermissionAudit&gt;</w:t>
            </w:r>
          </w:p>
        </w:tc>
        <w:tc>
          <w:tcPr>
            <w:tcW w:w="1584" w:type="dxa"/>
          </w:tcPr>
          <w:p w14:paraId="19E8C3C5" w14:textId="77777777" w:rsidR="004B3874" w:rsidRPr="001268DF" w:rsidRDefault="00000000">
            <w:pPr>
              <w:pStyle w:val="Compact"/>
              <w:rPr>
                <w:lang w:val="de-DE"/>
              </w:rPr>
            </w:pPr>
            <w:r w:rsidRPr="001268DF">
              <w:rPr>
                <w:lang w:val="de-DE"/>
              </w:rPr>
              <w:t>Zeigt Audit-Historie für Rechteänderungen</w:t>
            </w:r>
          </w:p>
        </w:tc>
      </w:tr>
      <w:tr w:rsidR="004B3874" w14:paraId="1D8568BD" w14:textId="77777777">
        <w:tc>
          <w:tcPr>
            <w:tcW w:w="1584" w:type="dxa"/>
          </w:tcPr>
          <w:p w14:paraId="6BACFAFE" w14:textId="77777777" w:rsidR="004B3874" w:rsidRDefault="00000000">
            <w:pPr>
              <w:pStyle w:val="Compact"/>
            </w:pPr>
            <w:r>
              <w:t>Admin Partners</w:t>
            </w:r>
          </w:p>
        </w:tc>
        <w:tc>
          <w:tcPr>
            <w:tcW w:w="1584" w:type="dxa"/>
          </w:tcPr>
          <w:p w14:paraId="6625CDCB" w14:textId="77777777" w:rsidR="004B3874" w:rsidRDefault="00000000">
            <w:pPr>
              <w:pStyle w:val="Compact"/>
            </w:pPr>
            <w:r>
              <w:rPr>
                <w:rStyle w:val="VerbatimChar"/>
              </w:rPr>
              <w:t>GET, POST, PUT, DELETE /api/admin/partners</w:t>
            </w:r>
          </w:p>
        </w:tc>
        <w:tc>
          <w:tcPr>
            <w:tcW w:w="1584" w:type="dxa"/>
          </w:tcPr>
          <w:p w14:paraId="5354D7C3" w14:textId="77777777" w:rsidR="004B3874" w:rsidRDefault="00000000">
            <w:pPr>
              <w:pStyle w:val="Compact"/>
            </w:pPr>
            <w:r>
              <w:t>Partner-Daten</w:t>
            </w:r>
          </w:p>
        </w:tc>
        <w:tc>
          <w:tcPr>
            <w:tcW w:w="1584" w:type="dxa"/>
          </w:tcPr>
          <w:p w14:paraId="78E626B5" w14:textId="77777777" w:rsidR="004B3874" w:rsidRDefault="00000000">
            <w:pPr>
              <w:pStyle w:val="Compact"/>
            </w:pPr>
            <w:r>
              <w:rPr>
                <w:rStyle w:val="VerbatimChar"/>
              </w:rPr>
              <w:t>Partner</w:t>
            </w:r>
            <w:r>
              <w:t xml:space="preserve"> / </w:t>
            </w:r>
            <w:r>
              <w:rPr>
                <w:rStyle w:val="VerbatimChar"/>
              </w:rPr>
              <w:t>StatusPayload</w:t>
            </w:r>
          </w:p>
        </w:tc>
        <w:tc>
          <w:tcPr>
            <w:tcW w:w="1584" w:type="dxa"/>
          </w:tcPr>
          <w:p w14:paraId="3067E9E9" w14:textId="77777777" w:rsidR="004B3874" w:rsidRDefault="00000000">
            <w:pPr>
              <w:pStyle w:val="Compact"/>
            </w:pPr>
            <w:r>
              <w:t>Verwaltet Partnerorganisationen</w:t>
            </w:r>
          </w:p>
        </w:tc>
      </w:tr>
      <w:tr w:rsidR="004B3874" w:rsidRPr="001268DF" w14:paraId="422B93D0" w14:textId="77777777">
        <w:tc>
          <w:tcPr>
            <w:tcW w:w="1584" w:type="dxa"/>
          </w:tcPr>
          <w:p w14:paraId="220FCD04" w14:textId="77777777" w:rsidR="004B3874" w:rsidRDefault="00000000">
            <w:pPr>
              <w:pStyle w:val="Compact"/>
            </w:pPr>
            <w:r>
              <w:t>Admin Billing</w:t>
            </w:r>
          </w:p>
        </w:tc>
        <w:tc>
          <w:tcPr>
            <w:tcW w:w="1584" w:type="dxa"/>
          </w:tcPr>
          <w:p w14:paraId="5338C853" w14:textId="77777777" w:rsidR="004B3874" w:rsidRDefault="00000000">
            <w:pPr>
              <w:pStyle w:val="Compact"/>
            </w:pPr>
            <w:r>
              <w:rPr>
                <w:rStyle w:val="VerbatimChar"/>
              </w:rPr>
              <w:t>GET /api/admin/billing/summary</w:t>
            </w:r>
          </w:p>
        </w:tc>
        <w:tc>
          <w:tcPr>
            <w:tcW w:w="1584" w:type="dxa"/>
          </w:tcPr>
          <w:p w14:paraId="446A08FF" w14:textId="77777777" w:rsidR="004B3874" w:rsidRPr="001268DF" w:rsidRDefault="00000000">
            <w:pPr>
              <w:pStyle w:val="Compact"/>
              <w:rPr>
                <w:lang w:val="de-DE"/>
              </w:rPr>
            </w:pPr>
            <w:r w:rsidRPr="001268DF">
              <w:rPr>
                <w:lang w:val="de-DE"/>
              </w:rPr>
              <w:t>Admin-Auth; Filter: Zeitraum, Partner, Status</w:t>
            </w:r>
          </w:p>
        </w:tc>
        <w:tc>
          <w:tcPr>
            <w:tcW w:w="1584" w:type="dxa"/>
          </w:tcPr>
          <w:p w14:paraId="32E7E73E" w14:textId="77777777" w:rsidR="004B3874" w:rsidRDefault="00000000">
            <w:pPr>
              <w:pStyle w:val="Compact"/>
            </w:pPr>
            <w:r>
              <w:rPr>
                <w:rStyle w:val="VerbatimChar"/>
              </w:rPr>
              <w:t>AdminBillingSummary</w:t>
            </w:r>
          </w:p>
        </w:tc>
        <w:tc>
          <w:tcPr>
            <w:tcW w:w="1584" w:type="dxa"/>
          </w:tcPr>
          <w:p w14:paraId="059F0FBE" w14:textId="77777777" w:rsidR="004B3874" w:rsidRPr="001268DF" w:rsidRDefault="00000000">
            <w:pPr>
              <w:pStyle w:val="Compact"/>
              <w:rPr>
                <w:lang w:val="de-DE"/>
              </w:rPr>
            </w:pPr>
            <w:r w:rsidRPr="001268DF">
              <w:rPr>
                <w:lang w:val="de-DE"/>
              </w:rPr>
              <w:t xml:space="preserve">Aggregiert Abrechnungen über alle </w:t>
            </w:r>
            <w:r w:rsidRPr="001268DF">
              <w:rPr>
                <w:lang w:val="de-DE"/>
              </w:rPr>
              <w:lastRenderedPageBreak/>
              <w:t>Partner</w:t>
            </w:r>
          </w:p>
        </w:tc>
      </w:tr>
      <w:tr w:rsidR="004B3874" w:rsidRPr="001268DF" w14:paraId="708883A6" w14:textId="77777777">
        <w:tc>
          <w:tcPr>
            <w:tcW w:w="1584" w:type="dxa"/>
          </w:tcPr>
          <w:p w14:paraId="1CD25759" w14:textId="77777777" w:rsidR="004B3874" w:rsidRDefault="00000000">
            <w:pPr>
              <w:pStyle w:val="Compact"/>
            </w:pPr>
            <w:r>
              <w:lastRenderedPageBreak/>
              <w:t>Admin Billing</w:t>
            </w:r>
          </w:p>
        </w:tc>
        <w:tc>
          <w:tcPr>
            <w:tcW w:w="1584" w:type="dxa"/>
          </w:tcPr>
          <w:p w14:paraId="4C6DC16E" w14:textId="77777777" w:rsidR="004B3874" w:rsidRDefault="00000000">
            <w:pPr>
              <w:pStyle w:val="Compact"/>
            </w:pPr>
            <w:r>
              <w:rPr>
                <w:rStyle w:val="VerbatimChar"/>
              </w:rPr>
              <w:t>GET /api/admin/billing/events</w:t>
            </w:r>
          </w:p>
        </w:tc>
        <w:tc>
          <w:tcPr>
            <w:tcW w:w="1584" w:type="dxa"/>
          </w:tcPr>
          <w:p w14:paraId="29A27978" w14:textId="77777777" w:rsidR="004B3874" w:rsidRPr="001268DF" w:rsidRDefault="00000000">
            <w:pPr>
              <w:pStyle w:val="Compact"/>
              <w:rPr>
                <w:lang w:val="de-DE"/>
              </w:rPr>
            </w:pPr>
            <w:r w:rsidRPr="001268DF">
              <w:rPr>
                <w:lang w:val="de-DE"/>
              </w:rPr>
              <w:t>Admin-Auth; Filter: Zeitraum, Partner, Status, Survey</w:t>
            </w:r>
          </w:p>
        </w:tc>
        <w:tc>
          <w:tcPr>
            <w:tcW w:w="1584" w:type="dxa"/>
          </w:tcPr>
          <w:p w14:paraId="591AC8A2" w14:textId="77777777" w:rsidR="004B3874" w:rsidRDefault="00000000">
            <w:pPr>
              <w:pStyle w:val="Compact"/>
            </w:pPr>
            <w:r>
              <w:rPr>
                <w:rStyle w:val="VerbatimChar"/>
              </w:rPr>
              <w:t>array&lt;BillingEvent&gt;</w:t>
            </w:r>
          </w:p>
        </w:tc>
        <w:tc>
          <w:tcPr>
            <w:tcW w:w="1584" w:type="dxa"/>
          </w:tcPr>
          <w:p w14:paraId="738FD919" w14:textId="77777777" w:rsidR="004B3874" w:rsidRPr="001268DF" w:rsidRDefault="00000000">
            <w:pPr>
              <w:pStyle w:val="Compact"/>
              <w:rPr>
                <w:lang w:val="de-DE"/>
              </w:rPr>
            </w:pPr>
            <w:r w:rsidRPr="001268DF">
              <w:rPr>
                <w:lang w:val="de-DE"/>
              </w:rPr>
              <w:t>Listet alle Billing Events mit Partnerbezug</w:t>
            </w:r>
          </w:p>
        </w:tc>
      </w:tr>
      <w:tr w:rsidR="004B3874" w:rsidRPr="001268DF" w14:paraId="6A9D2B3B" w14:textId="77777777">
        <w:tc>
          <w:tcPr>
            <w:tcW w:w="1584" w:type="dxa"/>
          </w:tcPr>
          <w:p w14:paraId="402F62FA" w14:textId="77777777" w:rsidR="004B3874" w:rsidRDefault="00000000">
            <w:pPr>
              <w:pStyle w:val="Compact"/>
            </w:pPr>
            <w:r>
              <w:t>Admin Billing</w:t>
            </w:r>
          </w:p>
        </w:tc>
        <w:tc>
          <w:tcPr>
            <w:tcW w:w="1584" w:type="dxa"/>
          </w:tcPr>
          <w:p w14:paraId="74F4EB68" w14:textId="77777777" w:rsidR="004B3874" w:rsidRDefault="00000000">
            <w:pPr>
              <w:pStyle w:val="Compact"/>
            </w:pPr>
            <w:r>
              <w:rPr>
                <w:rStyle w:val="VerbatimChar"/>
              </w:rPr>
              <w:t>GET /api/admin/billing/export</w:t>
            </w:r>
          </w:p>
        </w:tc>
        <w:tc>
          <w:tcPr>
            <w:tcW w:w="1584" w:type="dxa"/>
          </w:tcPr>
          <w:p w14:paraId="72F7E5C5" w14:textId="77777777" w:rsidR="004B3874" w:rsidRPr="001268DF" w:rsidRDefault="00000000">
            <w:pPr>
              <w:pStyle w:val="Compact"/>
              <w:rPr>
                <w:lang w:val="de-DE"/>
              </w:rPr>
            </w:pPr>
            <w:r w:rsidRPr="001268DF">
              <w:rPr>
                <w:lang w:val="de-DE"/>
              </w:rPr>
              <w:t>Admin-Auth; Filter wie Übersicht</w:t>
            </w:r>
          </w:p>
        </w:tc>
        <w:tc>
          <w:tcPr>
            <w:tcW w:w="1584" w:type="dxa"/>
          </w:tcPr>
          <w:p w14:paraId="2B36B379" w14:textId="77777777" w:rsidR="004B3874" w:rsidRDefault="00000000">
            <w:pPr>
              <w:pStyle w:val="Compact"/>
            </w:pPr>
            <w:r>
              <w:rPr>
                <w:rStyle w:val="VerbatimChar"/>
              </w:rPr>
              <w:t>file</w:t>
            </w:r>
          </w:p>
        </w:tc>
        <w:tc>
          <w:tcPr>
            <w:tcW w:w="1584" w:type="dxa"/>
          </w:tcPr>
          <w:p w14:paraId="6C8FFB00" w14:textId="77777777" w:rsidR="004B3874" w:rsidRPr="001268DF" w:rsidRDefault="00000000">
            <w:pPr>
              <w:pStyle w:val="Compact"/>
              <w:rPr>
                <w:lang w:val="de-DE"/>
              </w:rPr>
            </w:pPr>
            <w:r w:rsidRPr="001268DF">
              <w:rPr>
                <w:lang w:val="de-DE"/>
              </w:rPr>
              <w:t>Exportiert Abrechnungsdaten als CSV/XLSX</w:t>
            </w:r>
          </w:p>
        </w:tc>
      </w:tr>
      <w:tr w:rsidR="004B3874" w:rsidRPr="001268DF" w14:paraId="45520BD7" w14:textId="77777777">
        <w:tc>
          <w:tcPr>
            <w:tcW w:w="1584" w:type="dxa"/>
          </w:tcPr>
          <w:p w14:paraId="2A905691" w14:textId="77777777" w:rsidR="004B3874" w:rsidRDefault="00000000">
            <w:pPr>
              <w:pStyle w:val="Compact"/>
            </w:pPr>
            <w:r>
              <w:t>Admin Billing</w:t>
            </w:r>
          </w:p>
        </w:tc>
        <w:tc>
          <w:tcPr>
            <w:tcW w:w="1584" w:type="dxa"/>
          </w:tcPr>
          <w:p w14:paraId="7E55D43C" w14:textId="77777777" w:rsidR="004B3874" w:rsidRDefault="00000000">
            <w:pPr>
              <w:pStyle w:val="Compact"/>
            </w:pPr>
            <w:r>
              <w:rPr>
                <w:rStyle w:val="VerbatimChar"/>
              </w:rPr>
              <w:t>POST /api/admin/billing/events/{id}/void</w:t>
            </w:r>
          </w:p>
        </w:tc>
        <w:tc>
          <w:tcPr>
            <w:tcW w:w="1584" w:type="dxa"/>
          </w:tcPr>
          <w:p w14:paraId="3DBC00A7" w14:textId="77777777" w:rsidR="004B3874" w:rsidRDefault="00000000">
            <w:pPr>
              <w:pStyle w:val="Compact"/>
            </w:pPr>
            <w:r>
              <w:t xml:space="preserve">Pfad: </w:t>
            </w:r>
            <w:r>
              <w:rPr>
                <w:rStyle w:val="VerbatimChar"/>
              </w:rPr>
              <w:t>id</w:t>
            </w:r>
            <w:r>
              <w:t>; Body: Begründung</w:t>
            </w:r>
          </w:p>
        </w:tc>
        <w:tc>
          <w:tcPr>
            <w:tcW w:w="1584" w:type="dxa"/>
          </w:tcPr>
          <w:p w14:paraId="7071CE12" w14:textId="77777777" w:rsidR="004B3874" w:rsidRDefault="00000000">
            <w:pPr>
              <w:pStyle w:val="Compact"/>
            </w:pPr>
            <w:r>
              <w:rPr>
                <w:rStyle w:val="VerbatimChar"/>
              </w:rPr>
              <w:t>BillingEvent</w:t>
            </w:r>
          </w:p>
        </w:tc>
        <w:tc>
          <w:tcPr>
            <w:tcW w:w="1584" w:type="dxa"/>
          </w:tcPr>
          <w:p w14:paraId="58FB8CB6" w14:textId="77777777" w:rsidR="004B3874" w:rsidRPr="001268DF" w:rsidRDefault="00000000">
            <w:pPr>
              <w:pStyle w:val="Compact"/>
              <w:rPr>
                <w:lang w:val="de-DE"/>
              </w:rPr>
            </w:pPr>
            <w:r w:rsidRPr="001268DF">
              <w:rPr>
                <w:lang w:val="de-DE"/>
              </w:rPr>
              <w:t>Storniert ein Billing Event revisionsfähig</w:t>
            </w:r>
          </w:p>
        </w:tc>
      </w:tr>
      <w:tr w:rsidR="004B3874" w:rsidRPr="001268DF" w14:paraId="2050241F" w14:textId="77777777">
        <w:tc>
          <w:tcPr>
            <w:tcW w:w="1584" w:type="dxa"/>
          </w:tcPr>
          <w:p w14:paraId="779D1C41" w14:textId="77777777" w:rsidR="004B3874" w:rsidRDefault="00000000">
            <w:pPr>
              <w:pStyle w:val="Compact"/>
            </w:pPr>
            <w:r>
              <w:t>Admin E-Mail</w:t>
            </w:r>
          </w:p>
        </w:tc>
        <w:tc>
          <w:tcPr>
            <w:tcW w:w="1584" w:type="dxa"/>
          </w:tcPr>
          <w:p w14:paraId="6151F20E" w14:textId="77777777" w:rsidR="004B3874" w:rsidRDefault="00000000">
            <w:pPr>
              <w:pStyle w:val="Compact"/>
            </w:pPr>
            <w:r>
              <w:rPr>
                <w:rStyle w:val="VerbatimChar"/>
              </w:rPr>
              <w:t>GET, PUT, POST /api/admin/email-templates</w:t>
            </w:r>
          </w:p>
        </w:tc>
        <w:tc>
          <w:tcPr>
            <w:tcW w:w="1584" w:type="dxa"/>
          </w:tcPr>
          <w:p w14:paraId="1FBFFA73" w14:textId="77777777" w:rsidR="004B3874" w:rsidRDefault="00000000">
            <w:pPr>
              <w:pStyle w:val="Compact"/>
            </w:pPr>
            <w:r>
              <w:t>Template-Key, HTML, Variablen</w:t>
            </w:r>
          </w:p>
        </w:tc>
        <w:tc>
          <w:tcPr>
            <w:tcW w:w="1584" w:type="dxa"/>
          </w:tcPr>
          <w:p w14:paraId="22F7CED1" w14:textId="77777777" w:rsidR="004B3874" w:rsidRDefault="00000000">
            <w:pPr>
              <w:pStyle w:val="Compact"/>
            </w:pPr>
            <w:r>
              <w:rPr>
                <w:rStyle w:val="VerbatimChar"/>
              </w:rPr>
              <w:t>EmailTemplate</w:t>
            </w:r>
            <w:r>
              <w:t xml:space="preserve"> / </w:t>
            </w:r>
            <w:r>
              <w:rPr>
                <w:rStyle w:val="VerbatimChar"/>
              </w:rPr>
              <w:t>PreviewPayload</w:t>
            </w:r>
          </w:p>
        </w:tc>
        <w:tc>
          <w:tcPr>
            <w:tcW w:w="1584" w:type="dxa"/>
          </w:tcPr>
          <w:p w14:paraId="17C5F4E1" w14:textId="77777777" w:rsidR="004B3874" w:rsidRPr="001268DF" w:rsidRDefault="00000000">
            <w:pPr>
              <w:pStyle w:val="Compact"/>
              <w:rPr>
                <w:lang w:val="de-DE"/>
              </w:rPr>
            </w:pPr>
            <w:r w:rsidRPr="001268DF">
              <w:rPr>
                <w:lang w:val="de-DE"/>
              </w:rPr>
              <w:t>Verwaltet und rendert E-Mail-Vorlagen</w:t>
            </w:r>
          </w:p>
        </w:tc>
      </w:tr>
      <w:tr w:rsidR="004B3874" w14:paraId="2D78099A" w14:textId="77777777">
        <w:tc>
          <w:tcPr>
            <w:tcW w:w="1584" w:type="dxa"/>
          </w:tcPr>
          <w:p w14:paraId="3D867E92" w14:textId="77777777" w:rsidR="004B3874" w:rsidRDefault="00000000">
            <w:pPr>
              <w:pStyle w:val="Compact"/>
            </w:pPr>
            <w:r>
              <w:t>Dateien</w:t>
            </w:r>
          </w:p>
        </w:tc>
        <w:tc>
          <w:tcPr>
            <w:tcW w:w="1584" w:type="dxa"/>
          </w:tcPr>
          <w:p w14:paraId="6BB2818D" w14:textId="77777777" w:rsidR="004B3874" w:rsidRDefault="00000000">
            <w:pPr>
              <w:pStyle w:val="Compact"/>
            </w:pPr>
            <w:r>
              <w:rPr>
                <w:rStyle w:val="VerbatimChar"/>
              </w:rPr>
              <w:t>POST /api/files/upload</w:t>
            </w:r>
          </w:p>
        </w:tc>
        <w:tc>
          <w:tcPr>
            <w:tcW w:w="1584" w:type="dxa"/>
          </w:tcPr>
          <w:p w14:paraId="3A20E83F" w14:textId="77777777" w:rsidR="004B3874" w:rsidRDefault="00000000">
            <w:pPr>
              <w:pStyle w:val="Compact"/>
            </w:pPr>
            <w:r>
              <w:t xml:space="preserve">Multipart: </w:t>
            </w:r>
            <w:r>
              <w:rPr>
                <w:rStyle w:val="VerbatimChar"/>
              </w:rPr>
              <w:t>file</w:t>
            </w:r>
            <w:r>
              <w:t>; Auth-Token</w:t>
            </w:r>
          </w:p>
        </w:tc>
        <w:tc>
          <w:tcPr>
            <w:tcW w:w="1584" w:type="dxa"/>
          </w:tcPr>
          <w:p w14:paraId="1B7A93A1" w14:textId="77777777" w:rsidR="004B3874" w:rsidRDefault="00000000">
            <w:pPr>
              <w:pStyle w:val="Compact"/>
            </w:pPr>
            <w:r>
              <w:rPr>
                <w:rStyle w:val="VerbatimChar"/>
              </w:rPr>
              <w:t>FileMetadata</w:t>
            </w:r>
          </w:p>
        </w:tc>
        <w:tc>
          <w:tcPr>
            <w:tcW w:w="1584" w:type="dxa"/>
          </w:tcPr>
          <w:p w14:paraId="487E39B1" w14:textId="77777777" w:rsidR="004B3874" w:rsidRDefault="00000000">
            <w:pPr>
              <w:pStyle w:val="Compact"/>
            </w:pPr>
            <w:r>
              <w:t>Speichert Upload nach Sicherheitsprüfung</w:t>
            </w:r>
          </w:p>
        </w:tc>
      </w:tr>
      <w:tr w:rsidR="004B3874" w:rsidRPr="001268DF" w14:paraId="523F112D" w14:textId="77777777">
        <w:tc>
          <w:tcPr>
            <w:tcW w:w="1584" w:type="dxa"/>
          </w:tcPr>
          <w:p w14:paraId="71152BAA" w14:textId="77777777" w:rsidR="004B3874" w:rsidRDefault="00000000">
            <w:pPr>
              <w:pStyle w:val="Compact"/>
            </w:pPr>
            <w:r>
              <w:t>Dateien</w:t>
            </w:r>
          </w:p>
        </w:tc>
        <w:tc>
          <w:tcPr>
            <w:tcW w:w="1584" w:type="dxa"/>
          </w:tcPr>
          <w:p w14:paraId="543906FA" w14:textId="77777777" w:rsidR="004B3874" w:rsidRDefault="00000000">
            <w:pPr>
              <w:pStyle w:val="Compact"/>
            </w:pPr>
            <w:r>
              <w:rPr>
                <w:rStyle w:val="VerbatimChar"/>
              </w:rPr>
              <w:t>GET /api/files/{file_id}</w:t>
            </w:r>
          </w:p>
        </w:tc>
        <w:tc>
          <w:tcPr>
            <w:tcW w:w="1584" w:type="dxa"/>
          </w:tcPr>
          <w:p w14:paraId="2ACD8627" w14:textId="77777777" w:rsidR="004B3874" w:rsidRDefault="00000000">
            <w:pPr>
              <w:pStyle w:val="Compact"/>
            </w:pPr>
            <w:r>
              <w:t xml:space="preserve">Pfad: </w:t>
            </w:r>
            <w:r>
              <w:rPr>
                <w:rStyle w:val="VerbatimChar"/>
              </w:rPr>
              <w:t>file_id</w:t>
            </w:r>
            <w:r>
              <w:t>; Auth oder Download-Token</w:t>
            </w:r>
          </w:p>
        </w:tc>
        <w:tc>
          <w:tcPr>
            <w:tcW w:w="1584" w:type="dxa"/>
          </w:tcPr>
          <w:p w14:paraId="29A05E23" w14:textId="77777777" w:rsidR="004B3874" w:rsidRDefault="00000000">
            <w:pPr>
              <w:pStyle w:val="Compact"/>
            </w:pPr>
            <w:r>
              <w:rPr>
                <w:rStyle w:val="VerbatimChar"/>
              </w:rPr>
              <w:t>binary</w:t>
            </w:r>
          </w:p>
        </w:tc>
        <w:tc>
          <w:tcPr>
            <w:tcW w:w="1584" w:type="dxa"/>
          </w:tcPr>
          <w:p w14:paraId="084821A3" w14:textId="77777777" w:rsidR="004B3874" w:rsidRPr="001268DF" w:rsidRDefault="00000000">
            <w:pPr>
              <w:pStyle w:val="Compact"/>
              <w:rPr>
                <w:lang w:val="de-DE"/>
              </w:rPr>
            </w:pPr>
            <w:r w:rsidRPr="001268DF">
              <w:rPr>
                <w:lang w:val="de-DE"/>
              </w:rPr>
              <w:t>Liefert Datei nur bei Berechtigung</w:t>
            </w:r>
          </w:p>
        </w:tc>
      </w:tr>
    </w:tbl>
    <w:p w14:paraId="5882D692" w14:textId="77777777" w:rsidR="004B3874" w:rsidRDefault="00000000">
      <w:pPr>
        <w:pStyle w:val="berschrift2"/>
      </w:pPr>
      <w:bookmarkStart w:id="27" w:name="frontend"/>
      <w:bookmarkEnd w:id="26"/>
      <w:r>
        <w:t>7. Frontend</w:t>
      </w:r>
    </w:p>
    <w:p w14:paraId="2E6E761B" w14:textId="77777777" w:rsidR="004B3874" w:rsidRDefault="00000000">
      <w:pPr>
        <w:pStyle w:val="berschrift3"/>
      </w:pPr>
      <w:bookmarkStart w:id="28" w:name="routen"/>
      <w:r>
        <w:t>7.1 Routen</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4D904DA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B5C632" w14:textId="77777777" w:rsidR="004B3874" w:rsidRDefault="00000000">
            <w:pPr>
              <w:pStyle w:val="Compact"/>
            </w:pPr>
            <w:r>
              <w:t>Route</w:t>
            </w:r>
          </w:p>
        </w:tc>
        <w:tc>
          <w:tcPr>
            <w:tcW w:w="1980" w:type="dxa"/>
          </w:tcPr>
          <w:p w14:paraId="7E814493" w14:textId="77777777" w:rsidR="004B3874" w:rsidRDefault="00000000">
            <w:pPr>
              <w:pStyle w:val="Compact"/>
            </w:pPr>
            <w:r>
              <w:t>Erwartete Parameter</w:t>
            </w:r>
          </w:p>
        </w:tc>
        <w:tc>
          <w:tcPr>
            <w:tcW w:w="1980" w:type="dxa"/>
          </w:tcPr>
          <w:p w14:paraId="4030C87E" w14:textId="77777777" w:rsidR="004B3874" w:rsidRDefault="00000000">
            <w:pPr>
              <w:pStyle w:val="Compact"/>
            </w:pPr>
            <w:r>
              <w:t>Rückgabetyp / Ansicht</w:t>
            </w:r>
          </w:p>
        </w:tc>
        <w:tc>
          <w:tcPr>
            <w:tcW w:w="1980" w:type="dxa"/>
          </w:tcPr>
          <w:p w14:paraId="2A8864D0" w14:textId="77777777" w:rsidR="004B3874" w:rsidRDefault="00000000">
            <w:pPr>
              <w:pStyle w:val="Compact"/>
            </w:pPr>
            <w:r>
              <w:t>Kurzbeschreibung</w:t>
            </w:r>
          </w:p>
        </w:tc>
      </w:tr>
      <w:tr w:rsidR="004B3874" w14:paraId="31F1550D" w14:textId="77777777">
        <w:tc>
          <w:tcPr>
            <w:tcW w:w="1980" w:type="dxa"/>
          </w:tcPr>
          <w:p w14:paraId="33FF4A65" w14:textId="77777777" w:rsidR="004B3874" w:rsidRDefault="00000000">
            <w:pPr>
              <w:pStyle w:val="Compact"/>
            </w:pPr>
            <w:r>
              <w:rPr>
                <w:rStyle w:val="VerbatimChar"/>
              </w:rPr>
              <w:t>/</w:t>
            </w:r>
          </w:p>
        </w:tc>
        <w:tc>
          <w:tcPr>
            <w:tcW w:w="1980" w:type="dxa"/>
          </w:tcPr>
          <w:p w14:paraId="63D5D8E9" w14:textId="77777777" w:rsidR="004B3874" w:rsidRDefault="00000000">
            <w:pPr>
              <w:pStyle w:val="Compact"/>
            </w:pPr>
            <w:r>
              <w:t>Keine</w:t>
            </w:r>
          </w:p>
        </w:tc>
        <w:tc>
          <w:tcPr>
            <w:tcW w:w="1980" w:type="dxa"/>
          </w:tcPr>
          <w:p w14:paraId="1DEF42C8" w14:textId="77777777" w:rsidR="004B3874" w:rsidRDefault="00000000">
            <w:pPr>
              <w:pStyle w:val="Compact"/>
            </w:pPr>
            <w:r>
              <w:t>Landing-Ansicht</w:t>
            </w:r>
          </w:p>
        </w:tc>
        <w:tc>
          <w:tcPr>
            <w:tcW w:w="1980" w:type="dxa"/>
          </w:tcPr>
          <w:p w14:paraId="7EE1A7DA" w14:textId="77777777" w:rsidR="004B3874" w:rsidRDefault="00000000">
            <w:pPr>
              <w:pStyle w:val="Compact"/>
            </w:pPr>
            <w:r>
              <w:t>Default-Landingpage oder Einstieg</w:t>
            </w:r>
          </w:p>
        </w:tc>
      </w:tr>
      <w:tr w:rsidR="004B3874" w:rsidRPr="001268DF" w14:paraId="6402DC5B" w14:textId="77777777">
        <w:tc>
          <w:tcPr>
            <w:tcW w:w="1980" w:type="dxa"/>
          </w:tcPr>
          <w:p w14:paraId="12589B22" w14:textId="77777777" w:rsidR="004B3874" w:rsidRDefault="00000000">
            <w:pPr>
              <w:pStyle w:val="Compact"/>
            </w:pPr>
            <w:r>
              <w:rPr>
                <w:rStyle w:val="VerbatimChar"/>
              </w:rPr>
              <w:t>/login</w:t>
            </w:r>
          </w:p>
        </w:tc>
        <w:tc>
          <w:tcPr>
            <w:tcW w:w="1980" w:type="dxa"/>
          </w:tcPr>
          <w:p w14:paraId="6C441ECC" w14:textId="77777777" w:rsidR="004B3874" w:rsidRDefault="00000000">
            <w:pPr>
              <w:pStyle w:val="Compact"/>
            </w:pPr>
            <w:r>
              <w:t>Keine</w:t>
            </w:r>
          </w:p>
        </w:tc>
        <w:tc>
          <w:tcPr>
            <w:tcW w:w="1980" w:type="dxa"/>
          </w:tcPr>
          <w:p w14:paraId="0C5E61D6" w14:textId="77777777" w:rsidR="004B3874" w:rsidRDefault="00000000">
            <w:pPr>
              <w:pStyle w:val="Compact"/>
            </w:pPr>
            <w:r>
              <w:t>Auth-Ansicht</w:t>
            </w:r>
          </w:p>
        </w:tc>
        <w:tc>
          <w:tcPr>
            <w:tcW w:w="1980" w:type="dxa"/>
          </w:tcPr>
          <w:p w14:paraId="1BDC0D9C" w14:textId="77777777" w:rsidR="004B3874" w:rsidRPr="001268DF" w:rsidRDefault="00000000">
            <w:pPr>
              <w:pStyle w:val="Compact"/>
              <w:rPr>
                <w:lang w:val="de-DE"/>
              </w:rPr>
            </w:pPr>
            <w:r w:rsidRPr="001268DF">
              <w:rPr>
                <w:lang w:val="de-DE"/>
              </w:rPr>
              <w:t>Login ohne expliziten Survey-Slug</w:t>
            </w:r>
          </w:p>
        </w:tc>
      </w:tr>
      <w:tr w:rsidR="004B3874" w:rsidRPr="001268DF" w14:paraId="0186D759" w14:textId="77777777">
        <w:tc>
          <w:tcPr>
            <w:tcW w:w="1980" w:type="dxa"/>
          </w:tcPr>
          <w:p w14:paraId="5CCC8239" w14:textId="77777777" w:rsidR="004B3874" w:rsidRDefault="00000000">
            <w:pPr>
              <w:pStyle w:val="Compact"/>
            </w:pPr>
            <w:r>
              <w:rPr>
                <w:rStyle w:val="VerbatimChar"/>
              </w:rPr>
              <w:t>/register</w:t>
            </w:r>
          </w:p>
        </w:tc>
        <w:tc>
          <w:tcPr>
            <w:tcW w:w="1980" w:type="dxa"/>
          </w:tcPr>
          <w:p w14:paraId="2CACA584" w14:textId="77777777" w:rsidR="004B3874" w:rsidRDefault="00000000">
            <w:pPr>
              <w:pStyle w:val="Compact"/>
            </w:pPr>
            <w:r>
              <w:t>Keine</w:t>
            </w:r>
          </w:p>
        </w:tc>
        <w:tc>
          <w:tcPr>
            <w:tcW w:w="1980" w:type="dxa"/>
          </w:tcPr>
          <w:p w14:paraId="76568680" w14:textId="77777777" w:rsidR="004B3874" w:rsidRDefault="00000000">
            <w:pPr>
              <w:pStyle w:val="Compact"/>
            </w:pPr>
            <w:r>
              <w:t>Auth-Ansicht</w:t>
            </w:r>
          </w:p>
        </w:tc>
        <w:tc>
          <w:tcPr>
            <w:tcW w:w="1980" w:type="dxa"/>
          </w:tcPr>
          <w:p w14:paraId="7072DCA0" w14:textId="77777777" w:rsidR="004B3874" w:rsidRPr="001268DF" w:rsidRDefault="00000000">
            <w:pPr>
              <w:pStyle w:val="Compact"/>
              <w:rPr>
                <w:lang w:val="de-DE"/>
              </w:rPr>
            </w:pPr>
            <w:r w:rsidRPr="001268DF">
              <w:rPr>
                <w:lang w:val="de-DE"/>
              </w:rPr>
              <w:t>Registrierung mit Default- oder Fallback-Survey</w:t>
            </w:r>
          </w:p>
        </w:tc>
      </w:tr>
      <w:tr w:rsidR="004B3874" w:rsidRPr="001268DF" w14:paraId="4F7640E0" w14:textId="77777777">
        <w:tc>
          <w:tcPr>
            <w:tcW w:w="1980" w:type="dxa"/>
          </w:tcPr>
          <w:p w14:paraId="2D001021" w14:textId="77777777" w:rsidR="004B3874" w:rsidRDefault="00000000">
            <w:pPr>
              <w:pStyle w:val="Compact"/>
            </w:pPr>
            <w:r>
              <w:rPr>
                <w:rStyle w:val="VerbatimChar"/>
              </w:rPr>
              <w:t>/s/:surveySlug</w:t>
            </w:r>
          </w:p>
        </w:tc>
        <w:tc>
          <w:tcPr>
            <w:tcW w:w="1980" w:type="dxa"/>
          </w:tcPr>
          <w:p w14:paraId="76778E90" w14:textId="77777777" w:rsidR="004B3874" w:rsidRDefault="00000000">
            <w:pPr>
              <w:pStyle w:val="Compact"/>
            </w:pPr>
            <w:r>
              <w:t xml:space="preserve">URL: </w:t>
            </w:r>
            <w:r>
              <w:rPr>
                <w:rStyle w:val="VerbatimChar"/>
              </w:rPr>
              <w:t>surveySlug</w:t>
            </w:r>
          </w:p>
        </w:tc>
        <w:tc>
          <w:tcPr>
            <w:tcW w:w="1980" w:type="dxa"/>
          </w:tcPr>
          <w:p w14:paraId="63A52814" w14:textId="77777777" w:rsidR="004B3874" w:rsidRDefault="00000000">
            <w:pPr>
              <w:pStyle w:val="Compact"/>
            </w:pPr>
            <w:r>
              <w:t>Survey-Landing</w:t>
            </w:r>
          </w:p>
        </w:tc>
        <w:tc>
          <w:tcPr>
            <w:tcW w:w="1980" w:type="dxa"/>
          </w:tcPr>
          <w:p w14:paraId="51FF6FF1" w14:textId="77777777" w:rsidR="004B3874" w:rsidRPr="001268DF" w:rsidRDefault="00000000">
            <w:pPr>
              <w:pStyle w:val="Compact"/>
              <w:rPr>
                <w:lang w:val="de-DE"/>
              </w:rPr>
            </w:pPr>
            <w:r w:rsidRPr="001268DF">
              <w:rPr>
                <w:lang w:val="de-DE"/>
              </w:rPr>
              <w:t>Survey-spezifische Landingpage, z. B. Pflege oder Ärzte</w:t>
            </w:r>
          </w:p>
        </w:tc>
      </w:tr>
      <w:tr w:rsidR="004B3874" w:rsidRPr="001268DF" w14:paraId="55BD1277" w14:textId="77777777">
        <w:tc>
          <w:tcPr>
            <w:tcW w:w="1980" w:type="dxa"/>
          </w:tcPr>
          <w:p w14:paraId="06A3A06E" w14:textId="77777777" w:rsidR="004B3874" w:rsidRDefault="00000000">
            <w:pPr>
              <w:pStyle w:val="Compact"/>
            </w:pPr>
            <w:r>
              <w:rPr>
                <w:rStyle w:val="VerbatimChar"/>
              </w:rPr>
              <w:lastRenderedPageBreak/>
              <w:t>/s/:surveySlug/login</w:t>
            </w:r>
          </w:p>
        </w:tc>
        <w:tc>
          <w:tcPr>
            <w:tcW w:w="1980" w:type="dxa"/>
          </w:tcPr>
          <w:p w14:paraId="4E4E4146" w14:textId="77777777" w:rsidR="004B3874" w:rsidRDefault="00000000">
            <w:pPr>
              <w:pStyle w:val="Compact"/>
            </w:pPr>
            <w:r>
              <w:t xml:space="preserve">URL: </w:t>
            </w:r>
            <w:r>
              <w:rPr>
                <w:rStyle w:val="VerbatimChar"/>
              </w:rPr>
              <w:t>surveySlug</w:t>
            </w:r>
          </w:p>
        </w:tc>
        <w:tc>
          <w:tcPr>
            <w:tcW w:w="1980" w:type="dxa"/>
          </w:tcPr>
          <w:p w14:paraId="2B2B05CE" w14:textId="77777777" w:rsidR="004B3874" w:rsidRDefault="00000000">
            <w:pPr>
              <w:pStyle w:val="Compact"/>
            </w:pPr>
            <w:r>
              <w:t>Auth-Ansicht</w:t>
            </w:r>
          </w:p>
        </w:tc>
        <w:tc>
          <w:tcPr>
            <w:tcW w:w="1980" w:type="dxa"/>
          </w:tcPr>
          <w:p w14:paraId="2C8A6E7A" w14:textId="77777777" w:rsidR="004B3874" w:rsidRPr="001268DF" w:rsidRDefault="00000000">
            <w:pPr>
              <w:pStyle w:val="Compact"/>
              <w:rPr>
                <w:lang w:val="de-DE"/>
              </w:rPr>
            </w:pPr>
            <w:r w:rsidRPr="001268DF">
              <w:rPr>
                <w:lang w:val="de-DE"/>
              </w:rPr>
              <w:t>Login im Kontext eines Surveys</w:t>
            </w:r>
          </w:p>
        </w:tc>
      </w:tr>
      <w:tr w:rsidR="004B3874" w14:paraId="71AB9212" w14:textId="77777777">
        <w:tc>
          <w:tcPr>
            <w:tcW w:w="1980" w:type="dxa"/>
          </w:tcPr>
          <w:p w14:paraId="517A3865" w14:textId="77777777" w:rsidR="004B3874" w:rsidRDefault="00000000">
            <w:pPr>
              <w:pStyle w:val="Compact"/>
            </w:pPr>
            <w:r>
              <w:rPr>
                <w:rStyle w:val="VerbatimChar"/>
              </w:rPr>
              <w:t>/s/:surveySlug/register</w:t>
            </w:r>
          </w:p>
        </w:tc>
        <w:tc>
          <w:tcPr>
            <w:tcW w:w="1980" w:type="dxa"/>
          </w:tcPr>
          <w:p w14:paraId="58D25A60" w14:textId="77777777" w:rsidR="004B3874" w:rsidRDefault="00000000">
            <w:pPr>
              <w:pStyle w:val="Compact"/>
            </w:pPr>
            <w:r>
              <w:t xml:space="preserve">URL: </w:t>
            </w:r>
            <w:r>
              <w:rPr>
                <w:rStyle w:val="VerbatimChar"/>
              </w:rPr>
              <w:t>surveySlug</w:t>
            </w:r>
          </w:p>
        </w:tc>
        <w:tc>
          <w:tcPr>
            <w:tcW w:w="1980" w:type="dxa"/>
          </w:tcPr>
          <w:p w14:paraId="18E1ECFE" w14:textId="77777777" w:rsidR="004B3874" w:rsidRDefault="00000000">
            <w:pPr>
              <w:pStyle w:val="Compact"/>
            </w:pPr>
            <w:r>
              <w:t>Auth-Ansicht</w:t>
            </w:r>
          </w:p>
        </w:tc>
        <w:tc>
          <w:tcPr>
            <w:tcW w:w="1980" w:type="dxa"/>
          </w:tcPr>
          <w:p w14:paraId="2E4D9721" w14:textId="77777777" w:rsidR="004B3874" w:rsidRDefault="00000000">
            <w:pPr>
              <w:pStyle w:val="Compact"/>
            </w:pPr>
            <w:r>
              <w:t>Registrierung mit Survey-Zuweisung</w:t>
            </w:r>
          </w:p>
        </w:tc>
      </w:tr>
      <w:tr w:rsidR="004B3874" w14:paraId="0C870264" w14:textId="77777777">
        <w:tc>
          <w:tcPr>
            <w:tcW w:w="1980" w:type="dxa"/>
          </w:tcPr>
          <w:p w14:paraId="5E0FA882" w14:textId="77777777" w:rsidR="004B3874" w:rsidRDefault="00000000">
            <w:pPr>
              <w:pStyle w:val="Compact"/>
            </w:pPr>
            <w:r>
              <w:rPr>
                <w:rStyle w:val="VerbatimChar"/>
              </w:rPr>
              <w:t>/partner/register</w:t>
            </w:r>
          </w:p>
        </w:tc>
        <w:tc>
          <w:tcPr>
            <w:tcW w:w="1980" w:type="dxa"/>
          </w:tcPr>
          <w:p w14:paraId="19C079B1" w14:textId="77777777" w:rsidR="004B3874" w:rsidRPr="001268DF" w:rsidRDefault="00000000">
            <w:pPr>
              <w:pStyle w:val="Compact"/>
              <w:rPr>
                <w:lang w:val="de-DE"/>
              </w:rPr>
            </w:pPr>
            <w:r w:rsidRPr="001268DF">
              <w:rPr>
                <w:lang w:val="de-DE"/>
              </w:rPr>
              <w:t>Keine oder Referral-/Plan-Parameter</w:t>
            </w:r>
          </w:p>
        </w:tc>
        <w:tc>
          <w:tcPr>
            <w:tcW w:w="1980" w:type="dxa"/>
          </w:tcPr>
          <w:p w14:paraId="08093573" w14:textId="77777777" w:rsidR="004B3874" w:rsidRDefault="00000000">
            <w:pPr>
              <w:pStyle w:val="Compact"/>
            </w:pPr>
            <w:r>
              <w:t>PartnerRegister</w:t>
            </w:r>
          </w:p>
        </w:tc>
        <w:tc>
          <w:tcPr>
            <w:tcW w:w="1980" w:type="dxa"/>
          </w:tcPr>
          <w:p w14:paraId="64542E74" w14:textId="77777777" w:rsidR="004B3874" w:rsidRDefault="00000000">
            <w:pPr>
              <w:pStyle w:val="Compact"/>
            </w:pPr>
            <w:r>
              <w:t>Öffentliche Partnerregistrierung</w:t>
            </w:r>
          </w:p>
        </w:tc>
      </w:tr>
      <w:tr w:rsidR="004B3874" w:rsidRPr="001268DF" w14:paraId="33138AE3" w14:textId="77777777">
        <w:tc>
          <w:tcPr>
            <w:tcW w:w="1980" w:type="dxa"/>
          </w:tcPr>
          <w:p w14:paraId="32737F89" w14:textId="77777777" w:rsidR="004B3874" w:rsidRDefault="00000000">
            <w:pPr>
              <w:pStyle w:val="Compact"/>
            </w:pPr>
            <w:r>
              <w:rPr>
                <w:rStyle w:val="VerbatimChar"/>
              </w:rPr>
              <w:t>/partner/billing/checkout</w:t>
            </w:r>
          </w:p>
        </w:tc>
        <w:tc>
          <w:tcPr>
            <w:tcW w:w="1980" w:type="dxa"/>
          </w:tcPr>
          <w:p w14:paraId="13F07002" w14:textId="77777777" w:rsidR="004B3874" w:rsidRDefault="00000000">
            <w:pPr>
              <w:pStyle w:val="Compact"/>
            </w:pPr>
            <w:r>
              <w:t>Partnerkontext, Plan</w:t>
            </w:r>
          </w:p>
        </w:tc>
        <w:tc>
          <w:tcPr>
            <w:tcW w:w="1980" w:type="dxa"/>
          </w:tcPr>
          <w:p w14:paraId="0A05A9E9" w14:textId="77777777" w:rsidR="004B3874" w:rsidRDefault="00000000">
            <w:pPr>
              <w:pStyle w:val="Compact"/>
            </w:pPr>
            <w:r>
              <w:t>Checkout-Redirect/Status</w:t>
            </w:r>
          </w:p>
        </w:tc>
        <w:tc>
          <w:tcPr>
            <w:tcW w:w="1980" w:type="dxa"/>
          </w:tcPr>
          <w:p w14:paraId="1654176E" w14:textId="77777777" w:rsidR="004B3874" w:rsidRPr="001268DF" w:rsidRDefault="00000000">
            <w:pPr>
              <w:pStyle w:val="Compact"/>
              <w:rPr>
                <w:lang w:val="de-DE"/>
              </w:rPr>
            </w:pPr>
            <w:r w:rsidRPr="001268DF">
              <w:rPr>
                <w:lang w:val="de-DE"/>
              </w:rPr>
              <w:t>Startet oder prüft Abo-Checkout beim Zahlungsanbieter</w:t>
            </w:r>
          </w:p>
        </w:tc>
      </w:tr>
      <w:tr w:rsidR="004B3874" w:rsidRPr="001268DF" w14:paraId="3AA8AFDF" w14:textId="77777777">
        <w:tc>
          <w:tcPr>
            <w:tcW w:w="1980" w:type="dxa"/>
          </w:tcPr>
          <w:p w14:paraId="0FC3FB96" w14:textId="77777777" w:rsidR="004B3874" w:rsidRDefault="00000000">
            <w:pPr>
              <w:pStyle w:val="Compact"/>
            </w:pPr>
            <w:r>
              <w:rPr>
                <w:rStyle w:val="VerbatimChar"/>
              </w:rPr>
              <w:t>/dashboard</w:t>
            </w:r>
          </w:p>
        </w:tc>
        <w:tc>
          <w:tcPr>
            <w:tcW w:w="1980" w:type="dxa"/>
          </w:tcPr>
          <w:p w14:paraId="6C976A27" w14:textId="77777777" w:rsidR="004B3874" w:rsidRDefault="00000000">
            <w:pPr>
              <w:pStyle w:val="Compact"/>
            </w:pPr>
            <w:r>
              <w:t>Auth-Session</w:t>
            </w:r>
          </w:p>
        </w:tc>
        <w:tc>
          <w:tcPr>
            <w:tcW w:w="1980" w:type="dxa"/>
          </w:tcPr>
          <w:p w14:paraId="07D05102" w14:textId="77777777" w:rsidR="004B3874" w:rsidRDefault="00000000">
            <w:pPr>
              <w:pStyle w:val="Compact"/>
            </w:pPr>
            <w:r>
              <w:t>UserDashboard</w:t>
            </w:r>
          </w:p>
        </w:tc>
        <w:tc>
          <w:tcPr>
            <w:tcW w:w="1980" w:type="dxa"/>
          </w:tcPr>
          <w:p w14:paraId="5DC0707F" w14:textId="77777777" w:rsidR="004B3874" w:rsidRPr="001268DF" w:rsidRDefault="00000000">
            <w:pPr>
              <w:pStyle w:val="Compact"/>
              <w:rPr>
                <w:lang w:val="de-DE"/>
              </w:rPr>
            </w:pPr>
            <w:r w:rsidRPr="001268DF">
              <w:rPr>
                <w:lang w:val="de-DE"/>
              </w:rPr>
              <w:t>Nutzer-Journey für den dem User zugeordneten Survey</w:t>
            </w:r>
          </w:p>
        </w:tc>
      </w:tr>
      <w:tr w:rsidR="004B3874" w14:paraId="7FED101F" w14:textId="77777777">
        <w:tc>
          <w:tcPr>
            <w:tcW w:w="1980" w:type="dxa"/>
          </w:tcPr>
          <w:p w14:paraId="746FE1E3" w14:textId="77777777" w:rsidR="004B3874" w:rsidRDefault="00000000">
            <w:pPr>
              <w:pStyle w:val="Compact"/>
            </w:pPr>
            <w:r>
              <w:rPr>
                <w:rStyle w:val="VerbatimChar"/>
              </w:rPr>
              <w:t>/partner-dashboard</w:t>
            </w:r>
          </w:p>
        </w:tc>
        <w:tc>
          <w:tcPr>
            <w:tcW w:w="1980" w:type="dxa"/>
          </w:tcPr>
          <w:p w14:paraId="0339C68B" w14:textId="77777777" w:rsidR="004B3874" w:rsidRDefault="00000000">
            <w:pPr>
              <w:pStyle w:val="Compact"/>
            </w:pPr>
            <w:r>
              <w:t>Partner-Auth</w:t>
            </w:r>
          </w:p>
        </w:tc>
        <w:tc>
          <w:tcPr>
            <w:tcW w:w="1980" w:type="dxa"/>
          </w:tcPr>
          <w:p w14:paraId="5A826663" w14:textId="77777777" w:rsidR="004B3874" w:rsidRDefault="00000000">
            <w:pPr>
              <w:pStyle w:val="Compact"/>
            </w:pPr>
            <w:r>
              <w:t>PartnerDashboard</w:t>
            </w:r>
          </w:p>
        </w:tc>
        <w:tc>
          <w:tcPr>
            <w:tcW w:w="1980" w:type="dxa"/>
          </w:tcPr>
          <w:p w14:paraId="579EBE08" w14:textId="77777777" w:rsidR="004B3874" w:rsidRDefault="00000000">
            <w:pPr>
              <w:pStyle w:val="Compact"/>
            </w:pPr>
            <w:r>
              <w:t>Partnerfälle, Completed Users, Insights und Billing-Einstieg</w:t>
            </w:r>
          </w:p>
        </w:tc>
      </w:tr>
      <w:tr w:rsidR="004B3874" w:rsidRPr="001268DF" w14:paraId="3FC37E0D" w14:textId="77777777">
        <w:tc>
          <w:tcPr>
            <w:tcW w:w="1980" w:type="dxa"/>
          </w:tcPr>
          <w:p w14:paraId="44905F96" w14:textId="77777777" w:rsidR="004B3874" w:rsidRDefault="00000000">
            <w:pPr>
              <w:pStyle w:val="Compact"/>
            </w:pPr>
            <w:r>
              <w:rPr>
                <w:rStyle w:val="VerbatimChar"/>
              </w:rPr>
              <w:t>/partner-dashboard/billing</w:t>
            </w:r>
          </w:p>
        </w:tc>
        <w:tc>
          <w:tcPr>
            <w:tcW w:w="1980" w:type="dxa"/>
          </w:tcPr>
          <w:p w14:paraId="71AFCDBD" w14:textId="77777777" w:rsidR="004B3874" w:rsidRDefault="00000000">
            <w:pPr>
              <w:pStyle w:val="Compact"/>
            </w:pPr>
            <w:r>
              <w:t>Partner-Auth</w:t>
            </w:r>
          </w:p>
        </w:tc>
        <w:tc>
          <w:tcPr>
            <w:tcW w:w="1980" w:type="dxa"/>
          </w:tcPr>
          <w:p w14:paraId="0074BA1C" w14:textId="77777777" w:rsidR="004B3874" w:rsidRDefault="00000000">
            <w:pPr>
              <w:pStyle w:val="Compact"/>
            </w:pPr>
            <w:r>
              <w:t>PartnerBillingPage</w:t>
            </w:r>
          </w:p>
        </w:tc>
        <w:tc>
          <w:tcPr>
            <w:tcW w:w="1980" w:type="dxa"/>
          </w:tcPr>
          <w:p w14:paraId="19146DC3" w14:textId="77777777" w:rsidR="004B3874" w:rsidRPr="001268DF" w:rsidRDefault="00000000">
            <w:pPr>
              <w:pStyle w:val="Compact"/>
              <w:rPr>
                <w:lang w:val="de-DE"/>
              </w:rPr>
            </w:pPr>
            <w:r w:rsidRPr="001268DF">
              <w:rPr>
                <w:lang w:val="de-DE"/>
              </w:rPr>
              <w:t>Eigene Umsätze, Abschlüsse, Abo-Status und Export</w:t>
            </w:r>
          </w:p>
        </w:tc>
      </w:tr>
      <w:tr w:rsidR="004B3874" w:rsidRPr="001268DF" w14:paraId="75ABCE4F" w14:textId="77777777">
        <w:tc>
          <w:tcPr>
            <w:tcW w:w="1980" w:type="dxa"/>
          </w:tcPr>
          <w:p w14:paraId="49C77E25" w14:textId="77777777" w:rsidR="004B3874" w:rsidRDefault="00000000">
            <w:pPr>
              <w:pStyle w:val="Compact"/>
            </w:pPr>
            <w:r>
              <w:rPr>
                <w:rStyle w:val="VerbatimChar"/>
              </w:rPr>
              <w:t>/admin</w:t>
            </w:r>
          </w:p>
        </w:tc>
        <w:tc>
          <w:tcPr>
            <w:tcW w:w="1980" w:type="dxa"/>
          </w:tcPr>
          <w:p w14:paraId="053F2344" w14:textId="77777777" w:rsidR="004B3874" w:rsidRDefault="00000000">
            <w:pPr>
              <w:pStyle w:val="Compact"/>
            </w:pPr>
            <w:r>
              <w:t>Admin-Auth</w:t>
            </w:r>
          </w:p>
        </w:tc>
        <w:tc>
          <w:tcPr>
            <w:tcW w:w="1980" w:type="dxa"/>
          </w:tcPr>
          <w:p w14:paraId="6238A8AA" w14:textId="77777777" w:rsidR="004B3874" w:rsidRDefault="00000000">
            <w:pPr>
              <w:pStyle w:val="Compact"/>
            </w:pPr>
            <w:r>
              <w:t>AdminDashboard</w:t>
            </w:r>
          </w:p>
        </w:tc>
        <w:tc>
          <w:tcPr>
            <w:tcW w:w="1980" w:type="dxa"/>
          </w:tcPr>
          <w:p w14:paraId="32AB6E1B" w14:textId="77777777" w:rsidR="004B3874" w:rsidRPr="001268DF" w:rsidRDefault="00000000">
            <w:pPr>
              <w:pStyle w:val="Compact"/>
              <w:rPr>
                <w:lang w:val="de-DE"/>
              </w:rPr>
            </w:pPr>
            <w:r w:rsidRPr="001268DF">
              <w:rPr>
                <w:lang w:val="de-DE"/>
              </w:rPr>
              <w:t>Verwaltung von Surveys, Steps, Nutzern, Partnern, Billing, CMS und E-Mails</w:t>
            </w:r>
          </w:p>
        </w:tc>
      </w:tr>
      <w:tr w:rsidR="004B3874" w:rsidRPr="001268DF" w14:paraId="1C7DB06A" w14:textId="77777777">
        <w:tc>
          <w:tcPr>
            <w:tcW w:w="1980" w:type="dxa"/>
          </w:tcPr>
          <w:p w14:paraId="5B1697FF" w14:textId="77777777" w:rsidR="004B3874" w:rsidRDefault="00000000">
            <w:pPr>
              <w:pStyle w:val="Compact"/>
            </w:pPr>
            <w:r>
              <w:rPr>
                <w:rStyle w:val="VerbatimChar"/>
              </w:rPr>
              <w:t>/admin/access-control</w:t>
            </w:r>
          </w:p>
        </w:tc>
        <w:tc>
          <w:tcPr>
            <w:tcW w:w="1980" w:type="dxa"/>
          </w:tcPr>
          <w:p w14:paraId="0CD1EFAD" w14:textId="77777777" w:rsidR="004B3874" w:rsidRDefault="00000000">
            <w:pPr>
              <w:pStyle w:val="Compact"/>
            </w:pPr>
            <w:r>
              <w:t>Admin-Auth mit Rechteverwaltung</w:t>
            </w:r>
          </w:p>
        </w:tc>
        <w:tc>
          <w:tcPr>
            <w:tcW w:w="1980" w:type="dxa"/>
          </w:tcPr>
          <w:p w14:paraId="6CE471BF" w14:textId="77777777" w:rsidR="004B3874" w:rsidRDefault="00000000">
            <w:pPr>
              <w:pStyle w:val="Compact"/>
            </w:pPr>
            <w:r>
              <w:t>AccessControlPage</w:t>
            </w:r>
          </w:p>
        </w:tc>
        <w:tc>
          <w:tcPr>
            <w:tcW w:w="1980" w:type="dxa"/>
          </w:tcPr>
          <w:p w14:paraId="12ECAB8B" w14:textId="77777777" w:rsidR="004B3874" w:rsidRPr="001268DF" w:rsidRDefault="00000000">
            <w:pPr>
              <w:pStyle w:val="Compact"/>
              <w:rPr>
                <w:lang w:val="de-DE"/>
              </w:rPr>
            </w:pPr>
            <w:r w:rsidRPr="001268DF">
              <w:rPr>
                <w:lang w:val="de-DE"/>
              </w:rPr>
              <w:t>Verwaltung von Nutzergruppen, Berechtigungen und Overrides</w:t>
            </w:r>
          </w:p>
        </w:tc>
      </w:tr>
      <w:tr w:rsidR="004B3874" w:rsidRPr="001268DF" w14:paraId="5CE153CF" w14:textId="77777777">
        <w:tc>
          <w:tcPr>
            <w:tcW w:w="1980" w:type="dxa"/>
          </w:tcPr>
          <w:p w14:paraId="1CE59FD6" w14:textId="77777777" w:rsidR="004B3874" w:rsidRDefault="00000000">
            <w:pPr>
              <w:pStyle w:val="Compact"/>
            </w:pPr>
            <w:r>
              <w:rPr>
                <w:rStyle w:val="VerbatimChar"/>
              </w:rPr>
              <w:t>/admin/billing</w:t>
            </w:r>
          </w:p>
        </w:tc>
        <w:tc>
          <w:tcPr>
            <w:tcW w:w="1980" w:type="dxa"/>
          </w:tcPr>
          <w:p w14:paraId="3031999A" w14:textId="77777777" w:rsidR="004B3874" w:rsidRDefault="00000000">
            <w:pPr>
              <w:pStyle w:val="Compact"/>
            </w:pPr>
            <w:r>
              <w:t>Admin-Auth</w:t>
            </w:r>
          </w:p>
        </w:tc>
        <w:tc>
          <w:tcPr>
            <w:tcW w:w="1980" w:type="dxa"/>
          </w:tcPr>
          <w:p w14:paraId="79DE8002" w14:textId="77777777" w:rsidR="004B3874" w:rsidRDefault="00000000">
            <w:pPr>
              <w:pStyle w:val="Compact"/>
            </w:pPr>
            <w:r>
              <w:t>AdminBillingPage</w:t>
            </w:r>
          </w:p>
        </w:tc>
        <w:tc>
          <w:tcPr>
            <w:tcW w:w="1980" w:type="dxa"/>
          </w:tcPr>
          <w:p w14:paraId="67E1CF79" w14:textId="77777777" w:rsidR="004B3874" w:rsidRPr="001268DF" w:rsidRDefault="00000000">
            <w:pPr>
              <w:pStyle w:val="Compact"/>
              <w:rPr>
                <w:lang w:val="de-DE"/>
              </w:rPr>
            </w:pPr>
            <w:r w:rsidRPr="001268DF">
              <w:rPr>
                <w:lang w:val="de-DE"/>
              </w:rPr>
              <w:t>Globale Abrechnungsübersicht über alle Partner</w:t>
            </w:r>
          </w:p>
        </w:tc>
      </w:tr>
    </w:tbl>
    <w:p w14:paraId="4B5919E5" w14:textId="77777777" w:rsidR="004B3874" w:rsidRDefault="00000000">
      <w:pPr>
        <w:pStyle w:val="berschrift3"/>
      </w:pPr>
      <w:bookmarkStart w:id="29" w:name="kernseiten"/>
      <w:bookmarkEnd w:id="28"/>
      <w:r>
        <w:t>7.2 Kernseiten</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15DD2679"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433D09" w14:textId="77777777" w:rsidR="004B3874" w:rsidRDefault="00000000">
            <w:pPr>
              <w:pStyle w:val="Compact"/>
            </w:pPr>
            <w:r>
              <w:t>Seite</w:t>
            </w:r>
          </w:p>
        </w:tc>
        <w:tc>
          <w:tcPr>
            <w:tcW w:w="1980" w:type="dxa"/>
          </w:tcPr>
          <w:p w14:paraId="128949C1" w14:textId="77777777" w:rsidR="004B3874" w:rsidRDefault="00000000">
            <w:pPr>
              <w:pStyle w:val="Compact"/>
            </w:pPr>
            <w:r>
              <w:t>Erwartete Parameter</w:t>
            </w:r>
          </w:p>
        </w:tc>
        <w:tc>
          <w:tcPr>
            <w:tcW w:w="1980" w:type="dxa"/>
          </w:tcPr>
          <w:p w14:paraId="37DF2F88" w14:textId="77777777" w:rsidR="004B3874" w:rsidRDefault="00000000">
            <w:pPr>
              <w:pStyle w:val="Compact"/>
            </w:pPr>
            <w:r>
              <w:t>Rückgabetyp / Ansicht</w:t>
            </w:r>
          </w:p>
        </w:tc>
        <w:tc>
          <w:tcPr>
            <w:tcW w:w="1980" w:type="dxa"/>
          </w:tcPr>
          <w:p w14:paraId="082F33A6" w14:textId="77777777" w:rsidR="004B3874" w:rsidRDefault="00000000">
            <w:pPr>
              <w:pStyle w:val="Compact"/>
            </w:pPr>
            <w:r>
              <w:t>Kurzbeschreibung</w:t>
            </w:r>
          </w:p>
        </w:tc>
      </w:tr>
      <w:tr w:rsidR="004B3874" w14:paraId="14F965A5" w14:textId="77777777">
        <w:tc>
          <w:tcPr>
            <w:tcW w:w="1980" w:type="dxa"/>
          </w:tcPr>
          <w:p w14:paraId="6019A827" w14:textId="77777777" w:rsidR="004B3874" w:rsidRDefault="00000000">
            <w:pPr>
              <w:pStyle w:val="Compact"/>
            </w:pPr>
            <w:r>
              <w:rPr>
                <w:rStyle w:val="VerbatimChar"/>
              </w:rPr>
              <w:t>Landing.js</w:t>
            </w:r>
          </w:p>
        </w:tc>
        <w:tc>
          <w:tcPr>
            <w:tcW w:w="1980" w:type="dxa"/>
          </w:tcPr>
          <w:p w14:paraId="5354C2D9" w14:textId="77777777" w:rsidR="004B3874" w:rsidRDefault="00000000">
            <w:pPr>
              <w:pStyle w:val="Compact"/>
            </w:pPr>
            <w:r>
              <w:t xml:space="preserve">Optional </w:t>
            </w:r>
            <w:r>
              <w:rPr>
                <w:rStyle w:val="VerbatimChar"/>
              </w:rPr>
              <w:t>surveySlug</w:t>
            </w:r>
          </w:p>
        </w:tc>
        <w:tc>
          <w:tcPr>
            <w:tcW w:w="1980" w:type="dxa"/>
          </w:tcPr>
          <w:p w14:paraId="75C3E123" w14:textId="77777777" w:rsidR="004B3874" w:rsidRDefault="00000000">
            <w:pPr>
              <w:pStyle w:val="Compact"/>
            </w:pPr>
            <w:r>
              <w:t>React Page</w:t>
            </w:r>
          </w:p>
        </w:tc>
        <w:tc>
          <w:tcPr>
            <w:tcW w:w="1980" w:type="dxa"/>
          </w:tcPr>
          <w:p w14:paraId="76A0E18A" w14:textId="77777777" w:rsidR="004B3874" w:rsidRDefault="00000000">
            <w:pPr>
              <w:pStyle w:val="Compact"/>
            </w:pPr>
            <w:r>
              <w:t>Rendert Landing-Copy und CTA je Survey</w:t>
            </w:r>
          </w:p>
        </w:tc>
      </w:tr>
      <w:tr w:rsidR="004B3874" w:rsidRPr="001268DF" w14:paraId="45D355F9" w14:textId="77777777">
        <w:tc>
          <w:tcPr>
            <w:tcW w:w="1980" w:type="dxa"/>
          </w:tcPr>
          <w:p w14:paraId="3EBD1DD1" w14:textId="77777777" w:rsidR="004B3874" w:rsidRDefault="00000000">
            <w:pPr>
              <w:pStyle w:val="Compact"/>
            </w:pPr>
            <w:r>
              <w:rPr>
                <w:rStyle w:val="VerbatimChar"/>
              </w:rPr>
              <w:t>Auth.js</w:t>
            </w:r>
          </w:p>
        </w:tc>
        <w:tc>
          <w:tcPr>
            <w:tcW w:w="1980" w:type="dxa"/>
          </w:tcPr>
          <w:p w14:paraId="782DC193" w14:textId="77777777" w:rsidR="004B3874" w:rsidRDefault="00000000">
            <w:pPr>
              <w:pStyle w:val="Compact"/>
            </w:pPr>
            <w:r>
              <w:t xml:space="preserve">Optional </w:t>
            </w:r>
            <w:r>
              <w:rPr>
                <w:rStyle w:val="VerbatimChar"/>
              </w:rPr>
              <w:t>surveySlug</w:t>
            </w:r>
            <w:r>
              <w:t xml:space="preserve">, Modus </w:t>
            </w:r>
            <w:r>
              <w:lastRenderedPageBreak/>
              <w:t>Login/Register</w:t>
            </w:r>
          </w:p>
        </w:tc>
        <w:tc>
          <w:tcPr>
            <w:tcW w:w="1980" w:type="dxa"/>
          </w:tcPr>
          <w:p w14:paraId="0E681EC3" w14:textId="77777777" w:rsidR="004B3874" w:rsidRDefault="00000000">
            <w:pPr>
              <w:pStyle w:val="Compact"/>
            </w:pPr>
            <w:r>
              <w:lastRenderedPageBreak/>
              <w:t>React Page</w:t>
            </w:r>
          </w:p>
        </w:tc>
        <w:tc>
          <w:tcPr>
            <w:tcW w:w="1980" w:type="dxa"/>
          </w:tcPr>
          <w:p w14:paraId="4B70EA24" w14:textId="77777777" w:rsidR="004B3874" w:rsidRPr="001268DF" w:rsidRDefault="00000000">
            <w:pPr>
              <w:pStyle w:val="Compact"/>
              <w:rPr>
                <w:lang w:val="de-DE"/>
              </w:rPr>
            </w:pPr>
            <w:r w:rsidRPr="001268DF">
              <w:rPr>
                <w:lang w:val="de-DE"/>
              </w:rPr>
              <w:t xml:space="preserve">Login und Registrierung, </w:t>
            </w:r>
            <w:r w:rsidRPr="001268DF">
              <w:rPr>
                <w:lang w:val="de-DE"/>
              </w:rPr>
              <w:lastRenderedPageBreak/>
              <w:t>übergibt Survey-Slug an API</w:t>
            </w:r>
          </w:p>
        </w:tc>
      </w:tr>
      <w:tr w:rsidR="004B3874" w:rsidRPr="001268DF" w14:paraId="68951345" w14:textId="77777777">
        <w:tc>
          <w:tcPr>
            <w:tcW w:w="1980" w:type="dxa"/>
          </w:tcPr>
          <w:p w14:paraId="579604B4" w14:textId="77777777" w:rsidR="004B3874" w:rsidRDefault="00000000">
            <w:pPr>
              <w:pStyle w:val="Compact"/>
            </w:pPr>
            <w:r>
              <w:rPr>
                <w:rStyle w:val="VerbatimChar"/>
              </w:rPr>
              <w:lastRenderedPageBreak/>
              <w:t>PartnerRegister.js</w:t>
            </w:r>
          </w:p>
        </w:tc>
        <w:tc>
          <w:tcPr>
            <w:tcW w:w="1980" w:type="dxa"/>
          </w:tcPr>
          <w:p w14:paraId="313F3FAA" w14:textId="77777777" w:rsidR="004B3874" w:rsidRDefault="00000000">
            <w:pPr>
              <w:pStyle w:val="Compact"/>
            </w:pPr>
            <w:r>
              <w:t>Organisations-, Kontakt- und Rechnungsdaten</w:t>
            </w:r>
          </w:p>
        </w:tc>
        <w:tc>
          <w:tcPr>
            <w:tcW w:w="1980" w:type="dxa"/>
          </w:tcPr>
          <w:p w14:paraId="627A212A" w14:textId="77777777" w:rsidR="004B3874" w:rsidRDefault="00000000">
            <w:pPr>
              <w:pStyle w:val="Compact"/>
            </w:pPr>
            <w:r>
              <w:t>React Page</w:t>
            </w:r>
          </w:p>
        </w:tc>
        <w:tc>
          <w:tcPr>
            <w:tcW w:w="1980" w:type="dxa"/>
          </w:tcPr>
          <w:p w14:paraId="0257423F" w14:textId="77777777" w:rsidR="004B3874" w:rsidRPr="001268DF" w:rsidRDefault="00000000">
            <w:pPr>
              <w:pStyle w:val="Compact"/>
              <w:rPr>
                <w:lang w:val="de-DE"/>
              </w:rPr>
            </w:pPr>
            <w:r w:rsidRPr="001268DF">
              <w:rPr>
                <w:lang w:val="de-DE"/>
              </w:rPr>
              <w:t>Registriert Partner und führt zum Abo-Checkout</w:t>
            </w:r>
          </w:p>
        </w:tc>
      </w:tr>
      <w:tr w:rsidR="004B3874" w:rsidRPr="001268DF" w14:paraId="0B50DD34" w14:textId="77777777">
        <w:tc>
          <w:tcPr>
            <w:tcW w:w="1980" w:type="dxa"/>
          </w:tcPr>
          <w:p w14:paraId="3A113A9A" w14:textId="77777777" w:rsidR="004B3874" w:rsidRDefault="00000000">
            <w:pPr>
              <w:pStyle w:val="Compact"/>
            </w:pPr>
            <w:r>
              <w:rPr>
                <w:rStyle w:val="VerbatimChar"/>
              </w:rPr>
              <w:t>UserDashboard.js</w:t>
            </w:r>
          </w:p>
        </w:tc>
        <w:tc>
          <w:tcPr>
            <w:tcW w:w="1980" w:type="dxa"/>
          </w:tcPr>
          <w:p w14:paraId="4201EC14" w14:textId="77777777" w:rsidR="004B3874" w:rsidRDefault="00000000">
            <w:pPr>
              <w:pStyle w:val="Compact"/>
            </w:pPr>
            <w:r>
              <w:t xml:space="preserve">Auth-User mit </w:t>
            </w:r>
            <w:r>
              <w:rPr>
                <w:rStyle w:val="VerbatimChar"/>
              </w:rPr>
              <w:t>survey_id</w:t>
            </w:r>
          </w:p>
        </w:tc>
        <w:tc>
          <w:tcPr>
            <w:tcW w:w="1980" w:type="dxa"/>
          </w:tcPr>
          <w:p w14:paraId="5ECA95B4" w14:textId="77777777" w:rsidR="004B3874" w:rsidRDefault="00000000">
            <w:pPr>
              <w:pStyle w:val="Compact"/>
            </w:pPr>
            <w:r>
              <w:t>React Page</w:t>
            </w:r>
          </w:p>
        </w:tc>
        <w:tc>
          <w:tcPr>
            <w:tcW w:w="1980" w:type="dxa"/>
          </w:tcPr>
          <w:p w14:paraId="1CDDFD73" w14:textId="77777777" w:rsidR="004B3874" w:rsidRPr="001268DF" w:rsidRDefault="00000000">
            <w:pPr>
              <w:pStyle w:val="Compact"/>
              <w:rPr>
                <w:lang w:val="de-DE"/>
              </w:rPr>
            </w:pPr>
            <w:r w:rsidRPr="001268DF">
              <w:rPr>
                <w:lang w:val="de-DE"/>
              </w:rPr>
              <w:t>Lädt Bootstrap-Daten und rendert Step-Journey</w:t>
            </w:r>
          </w:p>
        </w:tc>
      </w:tr>
      <w:tr w:rsidR="004B3874" w:rsidRPr="001268DF" w14:paraId="5D94E4BF" w14:textId="77777777">
        <w:tc>
          <w:tcPr>
            <w:tcW w:w="1980" w:type="dxa"/>
          </w:tcPr>
          <w:p w14:paraId="3842BEC0" w14:textId="77777777" w:rsidR="004B3874" w:rsidRDefault="00000000">
            <w:pPr>
              <w:pStyle w:val="Compact"/>
            </w:pPr>
            <w:r>
              <w:rPr>
                <w:rStyle w:val="VerbatimChar"/>
              </w:rPr>
              <w:t>PartnerDashboard.js</w:t>
            </w:r>
          </w:p>
        </w:tc>
        <w:tc>
          <w:tcPr>
            <w:tcW w:w="1980" w:type="dxa"/>
          </w:tcPr>
          <w:p w14:paraId="739CA1B1" w14:textId="77777777" w:rsidR="004B3874" w:rsidRPr="001268DF" w:rsidRDefault="00000000">
            <w:pPr>
              <w:pStyle w:val="Compact"/>
              <w:rPr>
                <w:lang w:val="de-DE"/>
              </w:rPr>
            </w:pPr>
            <w:r w:rsidRPr="001268DF">
              <w:rPr>
                <w:lang w:val="de-DE"/>
              </w:rPr>
              <w:t xml:space="preserve">Partner-User mit </w:t>
            </w:r>
            <w:r w:rsidRPr="001268DF">
              <w:rPr>
                <w:rStyle w:val="VerbatimChar"/>
                <w:lang w:val="de-DE"/>
              </w:rPr>
              <w:t>partner_id</w:t>
            </w:r>
          </w:p>
        </w:tc>
        <w:tc>
          <w:tcPr>
            <w:tcW w:w="1980" w:type="dxa"/>
          </w:tcPr>
          <w:p w14:paraId="5AF3EA40" w14:textId="77777777" w:rsidR="004B3874" w:rsidRDefault="00000000">
            <w:pPr>
              <w:pStyle w:val="Compact"/>
            </w:pPr>
            <w:r>
              <w:t>React Page</w:t>
            </w:r>
          </w:p>
        </w:tc>
        <w:tc>
          <w:tcPr>
            <w:tcW w:w="1980" w:type="dxa"/>
          </w:tcPr>
          <w:p w14:paraId="5A6E8944" w14:textId="77777777" w:rsidR="004B3874" w:rsidRPr="001268DF" w:rsidRDefault="00000000">
            <w:pPr>
              <w:pStyle w:val="Compact"/>
              <w:rPr>
                <w:lang w:val="de-DE"/>
              </w:rPr>
            </w:pPr>
            <w:r w:rsidRPr="001268DF">
              <w:rPr>
                <w:lang w:val="de-DE"/>
              </w:rPr>
              <w:t>Rendert Partnerlisten, Details, Uploads und Insights</w:t>
            </w:r>
          </w:p>
        </w:tc>
      </w:tr>
      <w:tr w:rsidR="004B3874" w:rsidRPr="001268DF" w14:paraId="2D102336" w14:textId="77777777">
        <w:tc>
          <w:tcPr>
            <w:tcW w:w="1980" w:type="dxa"/>
          </w:tcPr>
          <w:p w14:paraId="34185492" w14:textId="77777777" w:rsidR="004B3874" w:rsidRDefault="00000000">
            <w:pPr>
              <w:pStyle w:val="Compact"/>
            </w:pPr>
            <w:r>
              <w:rPr>
                <w:rStyle w:val="VerbatimChar"/>
              </w:rPr>
              <w:t>PartnerBillingPage.js</w:t>
            </w:r>
          </w:p>
        </w:tc>
        <w:tc>
          <w:tcPr>
            <w:tcW w:w="1980" w:type="dxa"/>
          </w:tcPr>
          <w:p w14:paraId="24712F12" w14:textId="77777777" w:rsidR="004B3874" w:rsidRPr="001268DF" w:rsidRDefault="00000000">
            <w:pPr>
              <w:pStyle w:val="Compact"/>
              <w:rPr>
                <w:lang w:val="de-DE"/>
              </w:rPr>
            </w:pPr>
            <w:r w:rsidRPr="001268DF">
              <w:rPr>
                <w:lang w:val="de-DE"/>
              </w:rPr>
              <w:t xml:space="preserve">Partner-User mit </w:t>
            </w:r>
            <w:r w:rsidRPr="001268DF">
              <w:rPr>
                <w:rStyle w:val="VerbatimChar"/>
                <w:lang w:val="de-DE"/>
              </w:rPr>
              <w:t>partner_id</w:t>
            </w:r>
          </w:p>
        </w:tc>
        <w:tc>
          <w:tcPr>
            <w:tcW w:w="1980" w:type="dxa"/>
          </w:tcPr>
          <w:p w14:paraId="25278AB3" w14:textId="77777777" w:rsidR="004B3874" w:rsidRDefault="00000000">
            <w:pPr>
              <w:pStyle w:val="Compact"/>
            </w:pPr>
            <w:r>
              <w:t>React Page</w:t>
            </w:r>
          </w:p>
        </w:tc>
        <w:tc>
          <w:tcPr>
            <w:tcW w:w="1980" w:type="dxa"/>
          </w:tcPr>
          <w:p w14:paraId="7900C19A" w14:textId="77777777" w:rsidR="004B3874" w:rsidRPr="001268DF" w:rsidRDefault="00000000">
            <w:pPr>
              <w:pStyle w:val="Compact"/>
              <w:rPr>
                <w:lang w:val="de-DE"/>
              </w:rPr>
            </w:pPr>
            <w:r w:rsidRPr="001268DF">
              <w:rPr>
                <w:lang w:val="de-DE"/>
              </w:rPr>
              <w:t>Rendert eigene Billing-Kennzahlen, Ereignisse und Abo-Status</w:t>
            </w:r>
          </w:p>
        </w:tc>
      </w:tr>
      <w:tr w:rsidR="004B3874" w14:paraId="739C77D3" w14:textId="77777777">
        <w:tc>
          <w:tcPr>
            <w:tcW w:w="1980" w:type="dxa"/>
          </w:tcPr>
          <w:p w14:paraId="5F23A89B" w14:textId="77777777" w:rsidR="004B3874" w:rsidRDefault="00000000">
            <w:pPr>
              <w:pStyle w:val="Compact"/>
            </w:pPr>
            <w:r>
              <w:rPr>
                <w:rStyle w:val="VerbatimChar"/>
              </w:rPr>
              <w:t>AdminDashboard.js</w:t>
            </w:r>
          </w:p>
        </w:tc>
        <w:tc>
          <w:tcPr>
            <w:tcW w:w="1980" w:type="dxa"/>
          </w:tcPr>
          <w:p w14:paraId="760821EA" w14:textId="77777777" w:rsidR="004B3874" w:rsidRDefault="00000000">
            <w:pPr>
              <w:pStyle w:val="Compact"/>
            </w:pPr>
            <w:r>
              <w:t>Admin-User</w:t>
            </w:r>
          </w:p>
        </w:tc>
        <w:tc>
          <w:tcPr>
            <w:tcW w:w="1980" w:type="dxa"/>
          </w:tcPr>
          <w:p w14:paraId="310A0585" w14:textId="77777777" w:rsidR="004B3874" w:rsidRDefault="00000000">
            <w:pPr>
              <w:pStyle w:val="Compact"/>
            </w:pPr>
            <w:r>
              <w:t>React Page</w:t>
            </w:r>
          </w:p>
        </w:tc>
        <w:tc>
          <w:tcPr>
            <w:tcW w:w="1980" w:type="dxa"/>
          </w:tcPr>
          <w:p w14:paraId="68828E5D" w14:textId="77777777" w:rsidR="004B3874" w:rsidRDefault="00000000">
            <w:pPr>
              <w:pStyle w:val="Compact"/>
            </w:pPr>
            <w:r>
              <w:t>Rendert Admin-Module für Survey-, Step-, Billing- und Stammdatenpflege</w:t>
            </w:r>
          </w:p>
        </w:tc>
      </w:tr>
      <w:tr w:rsidR="004B3874" w:rsidRPr="001268DF" w14:paraId="366CB71D" w14:textId="77777777">
        <w:tc>
          <w:tcPr>
            <w:tcW w:w="1980" w:type="dxa"/>
          </w:tcPr>
          <w:p w14:paraId="54ADC506" w14:textId="77777777" w:rsidR="004B3874" w:rsidRDefault="00000000">
            <w:pPr>
              <w:pStyle w:val="Compact"/>
            </w:pPr>
            <w:r>
              <w:rPr>
                <w:rStyle w:val="VerbatimChar"/>
              </w:rPr>
              <w:t>AccessControlPage.js</w:t>
            </w:r>
          </w:p>
        </w:tc>
        <w:tc>
          <w:tcPr>
            <w:tcW w:w="1980" w:type="dxa"/>
          </w:tcPr>
          <w:p w14:paraId="296C5C42" w14:textId="77777777" w:rsidR="004B3874" w:rsidRDefault="00000000">
            <w:pPr>
              <w:pStyle w:val="Compact"/>
            </w:pPr>
            <w:r>
              <w:t>Admin-User mit Rechteverwaltung</w:t>
            </w:r>
          </w:p>
        </w:tc>
        <w:tc>
          <w:tcPr>
            <w:tcW w:w="1980" w:type="dxa"/>
          </w:tcPr>
          <w:p w14:paraId="3D1C2B17" w14:textId="77777777" w:rsidR="004B3874" w:rsidRDefault="00000000">
            <w:pPr>
              <w:pStyle w:val="Compact"/>
            </w:pPr>
            <w:r>
              <w:t>React Page</w:t>
            </w:r>
          </w:p>
        </w:tc>
        <w:tc>
          <w:tcPr>
            <w:tcW w:w="1980" w:type="dxa"/>
          </w:tcPr>
          <w:p w14:paraId="7CADE665" w14:textId="77777777" w:rsidR="004B3874" w:rsidRPr="001268DF" w:rsidRDefault="00000000">
            <w:pPr>
              <w:pStyle w:val="Compact"/>
              <w:rPr>
                <w:lang w:val="de-DE"/>
              </w:rPr>
            </w:pPr>
            <w:r w:rsidRPr="001268DF">
              <w:rPr>
                <w:lang w:val="de-DE"/>
              </w:rPr>
              <w:t>Rendert Gruppen, Berechtigungsprofile, Mitgliedschaften und Audit-Historie</w:t>
            </w:r>
          </w:p>
        </w:tc>
      </w:tr>
      <w:tr w:rsidR="004B3874" w:rsidRPr="001268DF" w14:paraId="78F344FA" w14:textId="77777777">
        <w:tc>
          <w:tcPr>
            <w:tcW w:w="1980" w:type="dxa"/>
          </w:tcPr>
          <w:p w14:paraId="03B9A848" w14:textId="77777777" w:rsidR="004B3874" w:rsidRDefault="00000000">
            <w:pPr>
              <w:pStyle w:val="Compact"/>
            </w:pPr>
            <w:r>
              <w:rPr>
                <w:rStyle w:val="VerbatimChar"/>
              </w:rPr>
              <w:t>AdminBillingPage.js</w:t>
            </w:r>
          </w:p>
        </w:tc>
        <w:tc>
          <w:tcPr>
            <w:tcW w:w="1980" w:type="dxa"/>
          </w:tcPr>
          <w:p w14:paraId="04799658" w14:textId="77777777" w:rsidR="004B3874" w:rsidRDefault="00000000">
            <w:pPr>
              <w:pStyle w:val="Compact"/>
            </w:pPr>
            <w:r>
              <w:t>Admin-User</w:t>
            </w:r>
          </w:p>
        </w:tc>
        <w:tc>
          <w:tcPr>
            <w:tcW w:w="1980" w:type="dxa"/>
          </w:tcPr>
          <w:p w14:paraId="47896CAF" w14:textId="77777777" w:rsidR="004B3874" w:rsidRDefault="00000000">
            <w:pPr>
              <w:pStyle w:val="Compact"/>
            </w:pPr>
            <w:r>
              <w:t>React Page</w:t>
            </w:r>
          </w:p>
        </w:tc>
        <w:tc>
          <w:tcPr>
            <w:tcW w:w="1980" w:type="dxa"/>
          </w:tcPr>
          <w:p w14:paraId="7E1B50AF" w14:textId="77777777" w:rsidR="004B3874" w:rsidRPr="001268DF" w:rsidRDefault="00000000">
            <w:pPr>
              <w:pStyle w:val="Compact"/>
              <w:rPr>
                <w:lang w:val="de-DE"/>
              </w:rPr>
            </w:pPr>
            <w:r w:rsidRPr="001268DF">
              <w:rPr>
                <w:lang w:val="de-DE"/>
              </w:rPr>
              <w:t>Rendert globale Partnerabrechnungen, Filter, Storno und Export</w:t>
            </w:r>
          </w:p>
        </w:tc>
      </w:tr>
    </w:tbl>
    <w:p w14:paraId="27AA3152" w14:textId="77777777" w:rsidR="004B3874" w:rsidRDefault="00000000">
      <w:pPr>
        <w:pStyle w:val="berschrift3"/>
      </w:pPr>
      <w:bookmarkStart w:id="30" w:name="frontend-api-client"/>
      <w:bookmarkEnd w:id="29"/>
      <w:r>
        <w:t>7.3 Frontend API Client</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19C1141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32CC10" w14:textId="77777777" w:rsidR="004B3874" w:rsidRDefault="00000000">
            <w:pPr>
              <w:pStyle w:val="Compact"/>
            </w:pPr>
            <w:r>
              <w:t>Funktion</w:t>
            </w:r>
          </w:p>
        </w:tc>
        <w:tc>
          <w:tcPr>
            <w:tcW w:w="1980" w:type="dxa"/>
          </w:tcPr>
          <w:p w14:paraId="02CB6146" w14:textId="77777777" w:rsidR="004B3874" w:rsidRDefault="00000000">
            <w:pPr>
              <w:pStyle w:val="Compact"/>
            </w:pPr>
            <w:r>
              <w:t>Erwartete Parameter</w:t>
            </w:r>
          </w:p>
        </w:tc>
        <w:tc>
          <w:tcPr>
            <w:tcW w:w="1980" w:type="dxa"/>
          </w:tcPr>
          <w:p w14:paraId="4F5F7DA4" w14:textId="77777777" w:rsidR="004B3874" w:rsidRDefault="00000000">
            <w:pPr>
              <w:pStyle w:val="Compact"/>
            </w:pPr>
            <w:r>
              <w:t>Rückgabetyp</w:t>
            </w:r>
          </w:p>
        </w:tc>
        <w:tc>
          <w:tcPr>
            <w:tcW w:w="1980" w:type="dxa"/>
          </w:tcPr>
          <w:p w14:paraId="1D63D3CD" w14:textId="77777777" w:rsidR="004B3874" w:rsidRDefault="00000000">
            <w:pPr>
              <w:pStyle w:val="Compact"/>
            </w:pPr>
            <w:r>
              <w:t>Kurzbeschreibung</w:t>
            </w:r>
          </w:p>
        </w:tc>
      </w:tr>
      <w:tr w:rsidR="004B3874" w:rsidRPr="001268DF" w14:paraId="512FBF70" w14:textId="77777777">
        <w:tc>
          <w:tcPr>
            <w:tcW w:w="1980" w:type="dxa"/>
          </w:tcPr>
          <w:p w14:paraId="1F2BE403" w14:textId="77777777" w:rsidR="004B3874" w:rsidRDefault="00000000">
            <w:pPr>
              <w:pStyle w:val="Compact"/>
            </w:pPr>
            <w:r>
              <w:rPr>
                <w:rStyle w:val="VerbatimChar"/>
              </w:rPr>
              <w:t>authAPI.register</w:t>
            </w:r>
          </w:p>
        </w:tc>
        <w:tc>
          <w:tcPr>
            <w:tcW w:w="1980" w:type="dxa"/>
          </w:tcPr>
          <w:p w14:paraId="71D70906" w14:textId="77777777" w:rsidR="004B3874" w:rsidRDefault="00000000">
            <w:pPr>
              <w:pStyle w:val="Compact"/>
            </w:pPr>
            <w:r>
              <w:rPr>
                <w:rStyle w:val="VerbatimChar"/>
              </w:rPr>
              <w:t>email</w:t>
            </w:r>
            <w:r>
              <w:t xml:space="preserve">, </w:t>
            </w:r>
            <w:r>
              <w:rPr>
                <w:rStyle w:val="VerbatimChar"/>
              </w:rPr>
              <w:t>password</w:t>
            </w:r>
            <w:r>
              <w:t xml:space="preserve">, </w:t>
            </w:r>
            <w:r>
              <w:rPr>
                <w:rStyle w:val="VerbatimChar"/>
              </w:rPr>
              <w:t>name</w:t>
            </w:r>
            <w:r>
              <w:t xml:space="preserve">, optional </w:t>
            </w:r>
            <w:r>
              <w:rPr>
                <w:rStyle w:val="VerbatimChar"/>
              </w:rPr>
              <w:t>survey_slug</w:t>
            </w:r>
          </w:p>
        </w:tc>
        <w:tc>
          <w:tcPr>
            <w:tcW w:w="1980" w:type="dxa"/>
          </w:tcPr>
          <w:p w14:paraId="61822563" w14:textId="77777777" w:rsidR="004B3874" w:rsidRDefault="00000000">
            <w:pPr>
              <w:pStyle w:val="Compact"/>
            </w:pPr>
            <w:r>
              <w:rPr>
                <w:rStyle w:val="VerbatimChar"/>
              </w:rPr>
              <w:t>AuthPayload</w:t>
            </w:r>
          </w:p>
        </w:tc>
        <w:tc>
          <w:tcPr>
            <w:tcW w:w="1980" w:type="dxa"/>
          </w:tcPr>
          <w:p w14:paraId="58E12AB1" w14:textId="77777777" w:rsidR="004B3874" w:rsidRPr="001268DF" w:rsidRDefault="00000000">
            <w:pPr>
              <w:pStyle w:val="Compact"/>
              <w:rPr>
                <w:lang w:val="de-DE"/>
              </w:rPr>
            </w:pPr>
            <w:r w:rsidRPr="001268DF">
              <w:rPr>
                <w:lang w:val="de-DE"/>
              </w:rPr>
              <w:t>Registriert Nutzer im Survey-Kontext</w:t>
            </w:r>
          </w:p>
        </w:tc>
      </w:tr>
      <w:tr w:rsidR="004B3874" w:rsidRPr="001268DF" w14:paraId="6E2FB0C0" w14:textId="77777777">
        <w:tc>
          <w:tcPr>
            <w:tcW w:w="1980" w:type="dxa"/>
          </w:tcPr>
          <w:p w14:paraId="2FCFFE2F" w14:textId="77777777" w:rsidR="004B3874" w:rsidRDefault="00000000">
            <w:pPr>
              <w:pStyle w:val="Compact"/>
            </w:pPr>
            <w:r>
              <w:rPr>
                <w:rStyle w:val="VerbatimChar"/>
              </w:rPr>
              <w:t>stepsAPI.getBootstrap</w:t>
            </w:r>
          </w:p>
        </w:tc>
        <w:tc>
          <w:tcPr>
            <w:tcW w:w="1980" w:type="dxa"/>
          </w:tcPr>
          <w:p w14:paraId="59572A63" w14:textId="77777777" w:rsidR="004B3874" w:rsidRDefault="00000000">
            <w:pPr>
              <w:pStyle w:val="Compact"/>
            </w:pPr>
            <w:r>
              <w:t xml:space="preserve">Optional </w:t>
            </w:r>
            <w:r>
              <w:rPr>
                <w:rStyle w:val="VerbatimChar"/>
              </w:rPr>
              <w:t>surveySlug</w:t>
            </w:r>
          </w:p>
        </w:tc>
        <w:tc>
          <w:tcPr>
            <w:tcW w:w="1980" w:type="dxa"/>
          </w:tcPr>
          <w:p w14:paraId="00020597" w14:textId="77777777" w:rsidR="004B3874" w:rsidRDefault="00000000">
            <w:pPr>
              <w:pStyle w:val="Compact"/>
            </w:pPr>
            <w:r>
              <w:rPr>
                <w:rStyle w:val="VerbatimChar"/>
              </w:rPr>
              <w:t>StepsBootstrapPayload</w:t>
            </w:r>
          </w:p>
        </w:tc>
        <w:tc>
          <w:tcPr>
            <w:tcW w:w="1980" w:type="dxa"/>
          </w:tcPr>
          <w:p w14:paraId="689D1B5D" w14:textId="77777777" w:rsidR="004B3874" w:rsidRPr="001268DF" w:rsidRDefault="00000000">
            <w:pPr>
              <w:pStyle w:val="Compact"/>
              <w:rPr>
                <w:lang w:val="de-DE"/>
              </w:rPr>
            </w:pPr>
            <w:r w:rsidRPr="001268DF">
              <w:rPr>
                <w:lang w:val="de-DE"/>
              </w:rPr>
              <w:t>Lädt initiale User-Dashboard-Daten</w:t>
            </w:r>
          </w:p>
        </w:tc>
      </w:tr>
      <w:tr w:rsidR="004B3874" w14:paraId="0E69DC79" w14:textId="77777777">
        <w:tc>
          <w:tcPr>
            <w:tcW w:w="1980" w:type="dxa"/>
          </w:tcPr>
          <w:p w14:paraId="369CA804" w14:textId="77777777" w:rsidR="004B3874" w:rsidRDefault="00000000">
            <w:pPr>
              <w:pStyle w:val="Compact"/>
            </w:pPr>
            <w:r>
              <w:rPr>
                <w:rStyle w:val="VerbatimChar"/>
              </w:rPr>
              <w:t>adminAPI.getSurveys</w:t>
            </w:r>
          </w:p>
        </w:tc>
        <w:tc>
          <w:tcPr>
            <w:tcW w:w="1980" w:type="dxa"/>
          </w:tcPr>
          <w:p w14:paraId="32E67B71" w14:textId="77777777" w:rsidR="004B3874" w:rsidRDefault="00000000">
            <w:pPr>
              <w:pStyle w:val="Compact"/>
            </w:pPr>
            <w:r>
              <w:t>Keine</w:t>
            </w:r>
          </w:p>
        </w:tc>
        <w:tc>
          <w:tcPr>
            <w:tcW w:w="1980" w:type="dxa"/>
          </w:tcPr>
          <w:p w14:paraId="4F1A7DA9" w14:textId="77777777" w:rsidR="004B3874" w:rsidRDefault="00000000">
            <w:pPr>
              <w:pStyle w:val="Compact"/>
            </w:pPr>
            <w:r>
              <w:rPr>
                <w:rStyle w:val="VerbatimChar"/>
              </w:rPr>
              <w:t>array&lt;Survey&gt;</w:t>
            </w:r>
          </w:p>
        </w:tc>
        <w:tc>
          <w:tcPr>
            <w:tcW w:w="1980" w:type="dxa"/>
          </w:tcPr>
          <w:p w14:paraId="46538D8B" w14:textId="77777777" w:rsidR="004B3874" w:rsidRDefault="00000000">
            <w:pPr>
              <w:pStyle w:val="Compact"/>
            </w:pPr>
            <w:r>
              <w:t>Lädt Survey-Liste für Admin</w:t>
            </w:r>
          </w:p>
        </w:tc>
      </w:tr>
      <w:tr w:rsidR="004B3874" w14:paraId="0BD26231" w14:textId="77777777">
        <w:tc>
          <w:tcPr>
            <w:tcW w:w="1980" w:type="dxa"/>
          </w:tcPr>
          <w:p w14:paraId="0E3BD2AB" w14:textId="77777777" w:rsidR="004B3874" w:rsidRDefault="00000000">
            <w:pPr>
              <w:pStyle w:val="Compact"/>
            </w:pPr>
            <w:r>
              <w:rPr>
                <w:rStyle w:val="VerbatimChar"/>
              </w:rPr>
              <w:t>adminAPI.getSteps</w:t>
            </w:r>
          </w:p>
        </w:tc>
        <w:tc>
          <w:tcPr>
            <w:tcW w:w="1980" w:type="dxa"/>
          </w:tcPr>
          <w:p w14:paraId="280DB341" w14:textId="77777777" w:rsidR="004B3874" w:rsidRDefault="00000000">
            <w:pPr>
              <w:pStyle w:val="Compact"/>
            </w:pPr>
            <w:r>
              <w:rPr>
                <w:rStyle w:val="VerbatimChar"/>
              </w:rPr>
              <w:t>surveyId</w:t>
            </w:r>
          </w:p>
        </w:tc>
        <w:tc>
          <w:tcPr>
            <w:tcW w:w="1980" w:type="dxa"/>
          </w:tcPr>
          <w:p w14:paraId="30A282E1" w14:textId="77777777" w:rsidR="004B3874" w:rsidRDefault="00000000">
            <w:pPr>
              <w:pStyle w:val="Compact"/>
            </w:pPr>
            <w:r>
              <w:rPr>
                <w:rStyle w:val="VerbatimChar"/>
              </w:rPr>
              <w:t>array&lt;Step&gt;</w:t>
            </w:r>
          </w:p>
        </w:tc>
        <w:tc>
          <w:tcPr>
            <w:tcW w:w="1980" w:type="dxa"/>
          </w:tcPr>
          <w:p w14:paraId="6583C967" w14:textId="77777777" w:rsidR="004B3874" w:rsidRDefault="00000000">
            <w:pPr>
              <w:pStyle w:val="Compact"/>
            </w:pPr>
            <w:r>
              <w:t>Lädt Steps eines Surveys</w:t>
            </w:r>
          </w:p>
        </w:tc>
      </w:tr>
      <w:tr w:rsidR="004B3874" w14:paraId="6DA46538" w14:textId="77777777">
        <w:tc>
          <w:tcPr>
            <w:tcW w:w="1980" w:type="dxa"/>
          </w:tcPr>
          <w:p w14:paraId="210DA940" w14:textId="77777777" w:rsidR="004B3874" w:rsidRDefault="00000000">
            <w:pPr>
              <w:pStyle w:val="Compact"/>
            </w:pPr>
            <w:r>
              <w:rPr>
                <w:rStyle w:val="VerbatimChar"/>
              </w:rPr>
              <w:lastRenderedPageBreak/>
              <w:t>adminAPI.reorderSteps</w:t>
            </w:r>
          </w:p>
        </w:tc>
        <w:tc>
          <w:tcPr>
            <w:tcW w:w="1980" w:type="dxa"/>
          </w:tcPr>
          <w:p w14:paraId="2422BF9D" w14:textId="77777777" w:rsidR="004B3874" w:rsidRDefault="00000000">
            <w:pPr>
              <w:pStyle w:val="Compact"/>
            </w:pPr>
            <w:r>
              <w:rPr>
                <w:rStyle w:val="VerbatimChar"/>
              </w:rPr>
              <w:t>step_ids</w:t>
            </w:r>
            <w:r>
              <w:t xml:space="preserve">, </w:t>
            </w:r>
            <w:r>
              <w:rPr>
                <w:rStyle w:val="VerbatimChar"/>
              </w:rPr>
              <w:t>survey_id</w:t>
            </w:r>
          </w:p>
        </w:tc>
        <w:tc>
          <w:tcPr>
            <w:tcW w:w="1980" w:type="dxa"/>
          </w:tcPr>
          <w:p w14:paraId="641DA8D3" w14:textId="77777777" w:rsidR="004B3874" w:rsidRDefault="00000000">
            <w:pPr>
              <w:pStyle w:val="Compact"/>
            </w:pPr>
            <w:r>
              <w:rPr>
                <w:rStyle w:val="VerbatimChar"/>
              </w:rPr>
              <w:t>StatusPayload</w:t>
            </w:r>
          </w:p>
        </w:tc>
        <w:tc>
          <w:tcPr>
            <w:tcW w:w="1980" w:type="dxa"/>
          </w:tcPr>
          <w:p w14:paraId="60E288BB" w14:textId="77777777" w:rsidR="004B3874" w:rsidRDefault="00000000">
            <w:pPr>
              <w:pStyle w:val="Compact"/>
            </w:pPr>
            <w:r>
              <w:t>Speichert Step-Reihenfolge</w:t>
            </w:r>
          </w:p>
        </w:tc>
      </w:tr>
      <w:tr w:rsidR="004B3874" w14:paraId="3A04D5BE" w14:textId="77777777">
        <w:tc>
          <w:tcPr>
            <w:tcW w:w="1980" w:type="dxa"/>
          </w:tcPr>
          <w:p w14:paraId="56CBF5C7" w14:textId="77777777" w:rsidR="004B3874" w:rsidRDefault="00000000">
            <w:pPr>
              <w:pStyle w:val="Compact"/>
            </w:pPr>
            <w:r>
              <w:rPr>
                <w:rStyle w:val="VerbatimChar"/>
              </w:rPr>
              <w:t>surveysAPI.listPublic</w:t>
            </w:r>
          </w:p>
        </w:tc>
        <w:tc>
          <w:tcPr>
            <w:tcW w:w="1980" w:type="dxa"/>
          </w:tcPr>
          <w:p w14:paraId="69A0A470" w14:textId="77777777" w:rsidR="004B3874" w:rsidRDefault="00000000">
            <w:pPr>
              <w:pStyle w:val="Compact"/>
            </w:pPr>
            <w:r>
              <w:t>Keine</w:t>
            </w:r>
          </w:p>
        </w:tc>
        <w:tc>
          <w:tcPr>
            <w:tcW w:w="1980" w:type="dxa"/>
          </w:tcPr>
          <w:p w14:paraId="52D15206" w14:textId="77777777" w:rsidR="004B3874" w:rsidRDefault="00000000">
            <w:pPr>
              <w:pStyle w:val="Compact"/>
            </w:pPr>
            <w:r>
              <w:rPr>
                <w:rStyle w:val="VerbatimChar"/>
              </w:rPr>
              <w:t>array&lt;SurveySummary&gt;</w:t>
            </w:r>
          </w:p>
        </w:tc>
        <w:tc>
          <w:tcPr>
            <w:tcW w:w="1980" w:type="dxa"/>
          </w:tcPr>
          <w:p w14:paraId="43449B41" w14:textId="77777777" w:rsidR="004B3874" w:rsidRDefault="00000000">
            <w:pPr>
              <w:pStyle w:val="Compact"/>
            </w:pPr>
            <w:r>
              <w:t>Lädt öffentliche Surveys</w:t>
            </w:r>
          </w:p>
        </w:tc>
      </w:tr>
      <w:tr w:rsidR="004B3874" w14:paraId="32E63643" w14:textId="77777777">
        <w:tc>
          <w:tcPr>
            <w:tcW w:w="1980" w:type="dxa"/>
          </w:tcPr>
          <w:p w14:paraId="6688BEA6" w14:textId="77777777" w:rsidR="004B3874" w:rsidRDefault="00000000">
            <w:pPr>
              <w:pStyle w:val="Compact"/>
            </w:pPr>
            <w:r>
              <w:rPr>
                <w:rStyle w:val="VerbatimChar"/>
              </w:rPr>
              <w:t>surveysAPI.getBySlug</w:t>
            </w:r>
          </w:p>
        </w:tc>
        <w:tc>
          <w:tcPr>
            <w:tcW w:w="1980" w:type="dxa"/>
          </w:tcPr>
          <w:p w14:paraId="2706E456" w14:textId="77777777" w:rsidR="004B3874" w:rsidRDefault="00000000">
            <w:pPr>
              <w:pStyle w:val="Compact"/>
            </w:pPr>
            <w:r>
              <w:rPr>
                <w:rStyle w:val="VerbatimChar"/>
              </w:rPr>
              <w:t>slug</w:t>
            </w:r>
          </w:p>
        </w:tc>
        <w:tc>
          <w:tcPr>
            <w:tcW w:w="1980" w:type="dxa"/>
          </w:tcPr>
          <w:p w14:paraId="4E727EA6" w14:textId="77777777" w:rsidR="004B3874" w:rsidRDefault="00000000">
            <w:pPr>
              <w:pStyle w:val="Compact"/>
            </w:pPr>
            <w:r>
              <w:rPr>
                <w:rStyle w:val="VerbatimChar"/>
              </w:rPr>
              <w:t>SurveyDetail</w:t>
            </w:r>
          </w:p>
        </w:tc>
        <w:tc>
          <w:tcPr>
            <w:tcW w:w="1980" w:type="dxa"/>
          </w:tcPr>
          <w:p w14:paraId="1971841E" w14:textId="77777777" w:rsidR="004B3874" w:rsidRDefault="00000000">
            <w:pPr>
              <w:pStyle w:val="Compact"/>
            </w:pPr>
            <w:r>
              <w:t>Lädt Survey-Metadaten anhand Slug</w:t>
            </w:r>
          </w:p>
        </w:tc>
      </w:tr>
      <w:tr w:rsidR="004B3874" w:rsidRPr="001268DF" w14:paraId="6A8B641E" w14:textId="77777777">
        <w:tc>
          <w:tcPr>
            <w:tcW w:w="1980" w:type="dxa"/>
          </w:tcPr>
          <w:p w14:paraId="44BC6721" w14:textId="77777777" w:rsidR="004B3874" w:rsidRDefault="00000000">
            <w:pPr>
              <w:pStyle w:val="Compact"/>
            </w:pPr>
            <w:r>
              <w:rPr>
                <w:rStyle w:val="VerbatimChar"/>
              </w:rPr>
              <w:t>authAPI.getPermissions</w:t>
            </w:r>
          </w:p>
        </w:tc>
        <w:tc>
          <w:tcPr>
            <w:tcW w:w="1980" w:type="dxa"/>
          </w:tcPr>
          <w:p w14:paraId="0ACD3F13" w14:textId="77777777" w:rsidR="004B3874" w:rsidRDefault="00000000">
            <w:pPr>
              <w:pStyle w:val="Compact"/>
            </w:pPr>
            <w:r>
              <w:t>Keine</w:t>
            </w:r>
          </w:p>
        </w:tc>
        <w:tc>
          <w:tcPr>
            <w:tcW w:w="1980" w:type="dxa"/>
          </w:tcPr>
          <w:p w14:paraId="7EF96675" w14:textId="77777777" w:rsidR="004B3874" w:rsidRDefault="00000000">
            <w:pPr>
              <w:pStyle w:val="Compact"/>
            </w:pPr>
            <w:r>
              <w:rPr>
                <w:rStyle w:val="VerbatimChar"/>
              </w:rPr>
              <w:t>EffectivePermissions</w:t>
            </w:r>
          </w:p>
        </w:tc>
        <w:tc>
          <w:tcPr>
            <w:tcW w:w="1980" w:type="dxa"/>
          </w:tcPr>
          <w:p w14:paraId="40DC9D4D" w14:textId="77777777" w:rsidR="004B3874" w:rsidRPr="001268DF" w:rsidRDefault="00000000">
            <w:pPr>
              <w:pStyle w:val="Compact"/>
              <w:rPr>
                <w:lang w:val="de-DE"/>
              </w:rPr>
            </w:pPr>
            <w:r w:rsidRPr="001268DF">
              <w:rPr>
                <w:lang w:val="de-DE"/>
              </w:rPr>
              <w:t>Lädt effektive Rechte für UI-Gating</w:t>
            </w:r>
          </w:p>
        </w:tc>
      </w:tr>
      <w:tr w:rsidR="004B3874" w14:paraId="5D1B5C9B" w14:textId="77777777">
        <w:tc>
          <w:tcPr>
            <w:tcW w:w="1980" w:type="dxa"/>
          </w:tcPr>
          <w:p w14:paraId="008CC83E" w14:textId="77777777" w:rsidR="004B3874" w:rsidRDefault="00000000">
            <w:pPr>
              <w:pStyle w:val="Compact"/>
            </w:pPr>
            <w:r>
              <w:rPr>
                <w:rStyle w:val="VerbatimChar"/>
              </w:rPr>
              <w:t>adminAccessAPI.getGroups</w:t>
            </w:r>
          </w:p>
        </w:tc>
        <w:tc>
          <w:tcPr>
            <w:tcW w:w="1980" w:type="dxa"/>
          </w:tcPr>
          <w:p w14:paraId="33EA90DF" w14:textId="77777777" w:rsidR="004B3874" w:rsidRDefault="00000000">
            <w:pPr>
              <w:pStyle w:val="Compact"/>
            </w:pPr>
            <w:r>
              <w:t>Filter optional</w:t>
            </w:r>
          </w:p>
        </w:tc>
        <w:tc>
          <w:tcPr>
            <w:tcW w:w="1980" w:type="dxa"/>
          </w:tcPr>
          <w:p w14:paraId="48C48425" w14:textId="77777777" w:rsidR="004B3874" w:rsidRDefault="00000000">
            <w:pPr>
              <w:pStyle w:val="Compact"/>
            </w:pPr>
            <w:r>
              <w:rPr>
                <w:rStyle w:val="VerbatimChar"/>
              </w:rPr>
              <w:t>array&lt;UserGroup&gt;</w:t>
            </w:r>
          </w:p>
        </w:tc>
        <w:tc>
          <w:tcPr>
            <w:tcW w:w="1980" w:type="dxa"/>
          </w:tcPr>
          <w:p w14:paraId="360E4936" w14:textId="77777777" w:rsidR="004B3874" w:rsidRDefault="00000000">
            <w:pPr>
              <w:pStyle w:val="Compact"/>
            </w:pPr>
            <w:r>
              <w:t>Lädt Nutzergruppen und Berechtigungsprofile</w:t>
            </w:r>
          </w:p>
        </w:tc>
      </w:tr>
      <w:tr w:rsidR="004B3874" w14:paraId="617C6099" w14:textId="77777777">
        <w:tc>
          <w:tcPr>
            <w:tcW w:w="1980" w:type="dxa"/>
          </w:tcPr>
          <w:p w14:paraId="7DBC84CA" w14:textId="77777777" w:rsidR="004B3874" w:rsidRDefault="00000000">
            <w:pPr>
              <w:pStyle w:val="Compact"/>
            </w:pPr>
            <w:r>
              <w:rPr>
                <w:rStyle w:val="VerbatimChar"/>
              </w:rPr>
              <w:t>adminAccessAPI.updateUserGroups</w:t>
            </w:r>
          </w:p>
        </w:tc>
        <w:tc>
          <w:tcPr>
            <w:tcW w:w="1980" w:type="dxa"/>
          </w:tcPr>
          <w:p w14:paraId="443F3B75" w14:textId="77777777" w:rsidR="004B3874" w:rsidRDefault="00000000">
            <w:pPr>
              <w:pStyle w:val="Compact"/>
            </w:pPr>
            <w:r>
              <w:rPr>
                <w:rStyle w:val="VerbatimChar"/>
              </w:rPr>
              <w:t>userId</w:t>
            </w:r>
            <w:r>
              <w:t xml:space="preserve">, </w:t>
            </w:r>
            <w:r>
              <w:rPr>
                <w:rStyle w:val="VerbatimChar"/>
              </w:rPr>
              <w:t>group_ids</w:t>
            </w:r>
          </w:p>
        </w:tc>
        <w:tc>
          <w:tcPr>
            <w:tcW w:w="1980" w:type="dxa"/>
          </w:tcPr>
          <w:p w14:paraId="48D8DDEE" w14:textId="77777777" w:rsidR="004B3874" w:rsidRDefault="00000000">
            <w:pPr>
              <w:pStyle w:val="Compact"/>
            </w:pPr>
            <w:r>
              <w:rPr>
                <w:rStyle w:val="VerbatimChar"/>
              </w:rPr>
              <w:t>UserPayload</w:t>
            </w:r>
          </w:p>
        </w:tc>
        <w:tc>
          <w:tcPr>
            <w:tcW w:w="1980" w:type="dxa"/>
          </w:tcPr>
          <w:p w14:paraId="42C6D8EA" w14:textId="77777777" w:rsidR="004B3874" w:rsidRDefault="00000000">
            <w:pPr>
              <w:pStyle w:val="Compact"/>
            </w:pPr>
            <w:r>
              <w:t>Speichert Gruppenmitgliedschaften</w:t>
            </w:r>
          </w:p>
        </w:tc>
      </w:tr>
      <w:tr w:rsidR="004B3874" w14:paraId="30E36699" w14:textId="77777777">
        <w:tc>
          <w:tcPr>
            <w:tcW w:w="1980" w:type="dxa"/>
          </w:tcPr>
          <w:p w14:paraId="7B92B461" w14:textId="77777777" w:rsidR="004B3874" w:rsidRDefault="00000000">
            <w:pPr>
              <w:pStyle w:val="Compact"/>
            </w:pPr>
            <w:r>
              <w:rPr>
                <w:rStyle w:val="VerbatimChar"/>
              </w:rPr>
              <w:t>adminAccessAPI.updatePermissionOverrides</w:t>
            </w:r>
          </w:p>
        </w:tc>
        <w:tc>
          <w:tcPr>
            <w:tcW w:w="1980" w:type="dxa"/>
          </w:tcPr>
          <w:p w14:paraId="461EF588" w14:textId="77777777" w:rsidR="004B3874" w:rsidRDefault="00000000">
            <w:pPr>
              <w:pStyle w:val="Compact"/>
            </w:pPr>
            <w:r>
              <w:rPr>
                <w:rStyle w:val="VerbatimChar"/>
              </w:rPr>
              <w:t>userId</w:t>
            </w:r>
            <w:r>
              <w:t>, Overrides</w:t>
            </w:r>
          </w:p>
        </w:tc>
        <w:tc>
          <w:tcPr>
            <w:tcW w:w="1980" w:type="dxa"/>
          </w:tcPr>
          <w:p w14:paraId="2CBE4BD5" w14:textId="77777777" w:rsidR="004B3874" w:rsidRDefault="00000000">
            <w:pPr>
              <w:pStyle w:val="Compact"/>
            </w:pPr>
            <w:r>
              <w:rPr>
                <w:rStyle w:val="VerbatimChar"/>
              </w:rPr>
              <w:t>UserPayload</w:t>
            </w:r>
          </w:p>
        </w:tc>
        <w:tc>
          <w:tcPr>
            <w:tcW w:w="1980" w:type="dxa"/>
          </w:tcPr>
          <w:p w14:paraId="1B6FF3A9" w14:textId="77777777" w:rsidR="004B3874" w:rsidRDefault="00000000">
            <w:pPr>
              <w:pStyle w:val="Compact"/>
            </w:pPr>
            <w:r>
              <w:t>Speichert nutzerbezogene Rechteabweichungen</w:t>
            </w:r>
          </w:p>
        </w:tc>
      </w:tr>
      <w:tr w:rsidR="004B3874" w:rsidRPr="001268DF" w14:paraId="6D5F0F94" w14:textId="77777777">
        <w:tc>
          <w:tcPr>
            <w:tcW w:w="1980" w:type="dxa"/>
          </w:tcPr>
          <w:p w14:paraId="1EE3CB02" w14:textId="77777777" w:rsidR="004B3874" w:rsidRDefault="00000000">
            <w:pPr>
              <w:pStyle w:val="Compact"/>
            </w:pPr>
            <w:r>
              <w:rPr>
                <w:rStyle w:val="VerbatimChar"/>
              </w:rPr>
              <w:t>partnerBillingAPI.getSummary</w:t>
            </w:r>
          </w:p>
        </w:tc>
        <w:tc>
          <w:tcPr>
            <w:tcW w:w="1980" w:type="dxa"/>
          </w:tcPr>
          <w:p w14:paraId="23EFD3E2" w14:textId="77777777" w:rsidR="004B3874" w:rsidRDefault="00000000">
            <w:pPr>
              <w:pStyle w:val="Compact"/>
            </w:pPr>
            <w:r>
              <w:t>Zeitraum/Filter</w:t>
            </w:r>
          </w:p>
        </w:tc>
        <w:tc>
          <w:tcPr>
            <w:tcW w:w="1980" w:type="dxa"/>
          </w:tcPr>
          <w:p w14:paraId="42A05BDE" w14:textId="77777777" w:rsidR="004B3874" w:rsidRDefault="00000000">
            <w:pPr>
              <w:pStyle w:val="Compact"/>
            </w:pPr>
            <w:r>
              <w:rPr>
                <w:rStyle w:val="VerbatimChar"/>
              </w:rPr>
              <w:t>PartnerBillingSummary</w:t>
            </w:r>
          </w:p>
        </w:tc>
        <w:tc>
          <w:tcPr>
            <w:tcW w:w="1980" w:type="dxa"/>
          </w:tcPr>
          <w:p w14:paraId="1CF13A87" w14:textId="77777777" w:rsidR="004B3874" w:rsidRPr="001268DF" w:rsidRDefault="00000000">
            <w:pPr>
              <w:pStyle w:val="Compact"/>
              <w:rPr>
                <w:lang w:val="de-DE"/>
              </w:rPr>
            </w:pPr>
            <w:r w:rsidRPr="001268DF">
              <w:rPr>
                <w:lang w:val="de-DE"/>
              </w:rPr>
              <w:t>Lädt eigene Umsatz- und Abschlussübersicht</w:t>
            </w:r>
          </w:p>
        </w:tc>
      </w:tr>
      <w:tr w:rsidR="004B3874" w:rsidRPr="001268DF" w14:paraId="4BF45E92" w14:textId="77777777">
        <w:tc>
          <w:tcPr>
            <w:tcW w:w="1980" w:type="dxa"/>
          </w:tcPr>
          <w:p w14:paraId="72E585FE" w14:textId="77777777" w:rsidR="004B3874" w:rsidRDefault="00000000">
            <w:pPr>
              <w:pStyle w:val="Compact"/>
            </w:pPr>
            <w:r>
              <w:rPr>
                <w:rStyle w:val="VerbatimChar"/>
              </w:rPr>
              <w:t>partnerBillingAPI.createCheckoutSession</w:t>
            </w:r>
          </w:p>
        </w:tc>
        <w:tc>
          <w:tcPr>
            <w:tcW w:w="1980" w:type="dxa"/>
          </w:tcPr>
          <w:p w14:paraId="6A524A65" w14:textId="77777777" w:rsidR="004B3874" w:rsidRDefault="00000000">
            <w:pPr>
              <w:pStyle w:val="Compact"/>
            </w:pPr>
            <w:r>
              <w:rPr>
                <w:rStyle w:val="VerbatimChar"/>
              </w:rPr>
              <w:t>partner_id</w:t>
            </w:r>
            <w:r>
              <w:t>, Plan</w:t>
            </w:r>
          </w:p>
        </w:tc>
        <w:tc>
          <w:tcPr>
            <w:tcW w:w="1980" w:type="dxa"/>
          </w:tcPr>
          <w:p w14:paraId="71FCFEE6" w14:textId="77777777" w:rsidR="004B3874" w:rsidRDefault="00000000">
            <w:pPr>
              <w:pStyle w:val="Compact"/>
            </w:pPr>
            <w:r>
              <w:rPr>
                <w:rStyle w:val="VerbatimChar"/>
              </w:rPr>
              <w:t>CheckoutSessionPayload</w:t>
            </w:r>
          </w:p>
        </w:tc>
        <w:tc>
          <w:tcPr>
            <w:tcW w:w="1980" w:type="dxa"/>
          </w:tcPr>
          <w:p w14:paraId="11CBA136" w14:textId="77777777" w:rsidR="004B3874" w:rsidRPr="001268DF" w:rsidRDefault="00000000">
            <w:pPr>
              <w:pStyle w:val="Compact"/>
              <w:rPr>
                <w:lang w:val="de-DE"/>
              </w:rPr>
            </w:pPr>
            <w:r w:rsidRPr="001268DF">
              <w:rPr>
                <w:lang w:val="de-DE"/>
              </w:rPr>
              <w:t>Startet Abo-Buchung beim Zahlungsanbieter</w:t>
            </w:r>
          </w:p>
        </w:tc>
      </w:tr>
      <w:tr w:rsidR="004B3874" w14:paraId="71E1250B" w14:textId="77777777">
        <w:tc>
          <w:tcPr>
            <w:tcW w:w="1980" w:type="dxa"/>
          </w:tcPr>
          <w:p w14:paraId="78DCEB97" w14:textId="77777777" w:rsidR="004B3874" w:rsidRDefault="00000000">
            <w:pPr>
              <w:pStyle w:val="Compact"/>
            </w:pPr>
            <w:r>
              <w:rPr>
                <w:rStyle w:val="VerbatimChar"/>
              </w:rPr>
              <w:t>adminBillingAPI.getSummary</w:t>
            </w:r>
          </w:p>
        </w:tc>
        <w:tc>
          <w:tcPr>
            <w:tcW w:w="1980" w:type="dxa"/>
          </w:tcPr>
          <w:p w14:paraId="4E46F6EA" w14:textId="77777777" w:rsidR="004B3874" w:rsidRDefault="00000000">
            <w:pPr>
              <w:pStyle w:val="Compact"/>
            </w:pPr>
            <w:r>
              <w:t>Zeitraum, Partner, Status</w:t>
            </w:r>
          </w:p>
        </w:tc>
        <w:tc>
          <w:tcPr>
            <w:tcW w:w="1980" w:type="dxa"/>
          </w:tcPr>
          <w:p w14:paraId="137B60FA" w14:textId="77777777" w:rsidR="004B3874" w:rsidRDefault="00000000">
            <w:pPr>
              <w:pStyle w:val="Compact"/>
            </w:pPr>
            <w:r>
              <w:rPr>
                <w:rStyle w:val="VerbatimChar"/>
              </w:rPr>
              <w:t>AdminBillingSummary</w:t>
            </w:r>
          </w:p>
        </w:tc>
        <w:tc>
          <w:tcPr>
            <w:tcW w:w="1980" w:type="dxa"/>
          </w:tcPr>
          <w:p w14:paraId="7F4414DB" w14:textId="77777777" w:rsidR="004B3874" w:rsidRDefault="00000000">
            <w:pPr>
              <w:pStyle w:val="Compact"/>
            </w:pPr>
            <w:r>
              <w:t>Lädt globale Abrechnungskennzahlen</w:t>
            </w:r>
          </w:p>
        </w:tc>
      </w:tr>
      <w:tr w:rsidR="004B3874" w14:paraId="1FACC705" w14:textId="77777777">
        <w:tc>
          <w:tcPr>
            <w:tcW w:w="1980" w:type="dxa"/>
          </w:tcPr>
          <w:p w14:paraId="65571134" w14:textId="77777777" w:rsidR="004B3874" w:rsidRDefault="00000000">
            <w:pPr>
              <w:pStyle w:val="Compact"/>
            </w:pPr>
            <w:r>
              <w:rPr>
                <w:rStyle w:val="VerbatimChar"/>
              </w:rPr>
              <w:t>adminBillingAPI.export</w:t>
            </w:r>
          </w:p>
        </w:tc>
        <w:tc>
          <w:tcPr>
            <w:tcW w:w="1980" w:type="dxa"/>
          </w:tcPr>
          <w:p w14:paraId="583BDB9E" w14:textId="77777777" w:rsidR="004B3874" w:rsidRDefault="00000000">
            <w:pPr>
              <w:pStyle w:val="Compact"/>
            </w:pPr>
            <w:r>
              <w:t>Zeitraum, Partner, Status</w:t>
            </w:r>
          </w:p>
        </w:tc>
        <w:tc>
          <w:tcPr>
            <w:tcW w:w="1980" w:type="dxa"/>
          </w:tcPr>
          <w:p w14:paraId="0B65338A" w14:textId="77777777" w:rsidR="004B3874" w:rsidRDefault="00000000">
            <w:pPr>
              <w:pStyle w:val="Compact"/>
            </w:pPr>
            <w:r>
              <w:rPr>
                <w:rStyle w:val="VerbatimChar"/>
              </w:rPr>
              <w:t>file</w:t>
            </w:r>
          </w:p>
        </w:tc>
        <w:tc>
          <w:tcPr>
            <w:tcW w:w="1980" w:type="dxa"/>
          </w:tcPr>
          <w:p w14:paraId="4476E144" w14:textId="77777777" w:rsidR="004B3874" w:rsidRDefault="00000000">
            <w:pPr>
              <w:pStyle w:val="Compact"/>
            </w:pPr>
            <w:r>
              <w:t>Exportiert Abrechnungsdaten</w:t>
            </w:r>
          </w:p>
        </w:tc>
      </w:tr>
    </w:tbl>
    <w:p w14:paraId="425BD213" w14:textId="77777777" w:rsidR="004B3874" w:rsidRDefault="00000000">
      <w:pPr>
        <w:pStyle w:val="berschrift2"/>
      </w:pPr>
      <w:bookmarkStart w:id="31" w:name="rechte--und-sicherheitskonzept"/>
      <w:bookmarkEnd w:id="27"/>
      <w:bookmarkEnd w:id="30"/>
      <w:r>
        <w:t>8. Rechte- und Sicherheitskonzept</w:t>
      </w:r>
    </w:p>
    <w:p w14:paraId="5796F2C6" w14:textId="77777777" w:rsidR="004B3874" w:rsidRDefault="00000000">
      <w:pPr>
        <w:pStyle w:val="berschrift3"/>
      </w:pPr>
      <w:bookmarkStart w:id="32" w:name="rollen"/>
      <w:r>
        <w:t>8.1 Rollen</w:t>
      </w:r>
    </w:p>
    <w:tbl>
      <w:tblPr>
        <w:tblStyle w:val="Table"/>
        <w:tblW w:w="5000" w:type="pct"/>
        <w:tblLayout w:type="fixed"/>
        <w:tblLook w:val="0020" w:firstRow="1" w:lastRow="0" w:firstColumn="0" w:lastColumn="0" w:noHBand="0" w:noVBand="0"/>
      </w:tblPr>
      <w:tblGrid>
        <w:gridCol w:w="4811"/>
        <w:gridCol w:w="4811"/>
      </w:tblGrid>
      <w:tr w:rsidR="004B3874" w14:paraId="0388F059"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EC87E5" w14:textId="77777777" w:rsidR="004B3874" w:rsidRDefault="00000000">
            <w:pPr>
              <w:pStyle w:val="Compact"/>
            </w:pPr>
            <w:r>
              <w:t>Rolle</w:t>
            </w:r>
          </w:p>
        </w:tc>
        <w:tc>
          <w:tcPr>
            <w:tcW w:w="3960" w:type="dxa"/>
          </w:tcPr>
          <w:p w14:paraId="11264099" w14:textId="77777777" w:rsidR="004B3874" w:rsidRDefault="00000000">
            <w:pPr>
              <w:pStyle w:val="Compact"/>
            </w:pPr>
            <w:r>
              <w:t>Zugriff</w:t>
            </w:r>
          </w:p>
        </w:tc>
      </w:tr>
      <w:tr w:rsidR="004B3874" w:rsidRPr="001268DF" w14:paraId="2BDA4242" w14:textId="77777777">
        <w:tc>
          <w:tcPr>
            <w:tcW w:w="3960" w:type="dxa"/>
          </w:tcPr>
          <w:p w14:paraId="377933BD" w14:textId="77777777" w:rsidR="004B3874" w:rsidRDefault="00000000">
            <w:pPr>
              <w:pStyle w:val="Compact"/>
            </w:pPr>
            <w:r>
              <w:t>User</w:t>
            </w:r>
          </w:p>
        </w:tc>
        <w:tc>
          <w:tcPr>
            <w:tcW w:w="3960" w:type="dxa"/>
          </w:tcPr>
          <w:p w14:paraId="3FC2B659" w14:textId="77777777" w:rsidR="004B3874" w:rsidRPr="001268DF" w:rsidRDefault="00000000">
            <w:pPr>
              <w:pStyle w:val="Compact"/>
              <w:rPr>
                <w:lang w:val="de-DE"/>
              </w:rPr>
            </w:pPr>
            <w:r w:rsidRPr="001268DF">
              <w:rPr>
                <w:lang w:val="de-DE"/>
              </w:rPr>
              <w:t>Eigener Survey, eigener Progress, eigene Dateien</w:t>
            </w:r>
          </w:p>
        </w:tc>
      </w:tr>
      <w:tr w:rsidR="004B3874" w:rsidRPr="001268DF" w14:paraId="3061525F" w14:textId="77777777">
        <w:tc>
          <w:tcPr>
            <w:tcW w:w="3960" w:type="dxa"/>
          </w:tcPr>
          <w:p w14:paraId="6F2CB437" w14:textId="77777777" w:rsidR="004B3874" w:rsidRDefault="00000000">
            <w:pPr>
              <w:pStyle w:val="Compact"/>
            </w:pPr>
            <w:r>
              <w:t>Partner</w:t>
            </w:r>
          </w:p>
        </w:tc>
        <w:tc>
          <w:tcPr>
            <w:tcW w:w="3960" w:type="dxa"/>
          </w:tcPr>
          <w:p w14:paraId="210AA4CF" w14:textId="77777777" w:rsidR="004B3874" w:rsidRPr="001268DF" w:rsidRDefault="00000000">
            <w:pPr>
              <w:pStyle w:val="Compact"/>
              <w:rPr>
                <w:lang w:val="de-DE"/>
              </w:rPr>
            </w:pPr>
            <w:r w:rsidRPr="001268DF">
              <w:rPr>
                <w:lang w:val="de-DE"/>
              </w:rPr>
              <w:t>Zugewiesene Nutzer, Partner-Submissions, berechtigte Dateien</w:t>
            </w:r>
          </w:p>
        </w:tc>
      </w:tr>
      <w:tr w:rsidR="004B3874" w14:paraId="1539B264" w14:textId="77777777">
        <w:tc>
          <w:tcPr>
            <w:tcW w:w="3960" w:type="dxa"/>
          </w:tcPr>
          <w:p w14:paraId="20A1D0B1" w14:textId="77777777" w:rsidR="004B3874" w:rsidRDefault="00000000">
            <w:pPr>
              <w:pStyle w:val="Compact"/>
            </w:pPr>
            <w:r>
              <w:t>Admin</w:t>
            </w:r>
          </w:p>
        </w:tc>
        <w:tc>
          <w:tcPr>
            <w:tcW w:w="3960" w:type="dxa"/>
          </w:tcPr>
          <w:p w14:paraId="7ACFE965" w14:textId="77777777" w:rsidR="004B3874" w:rsidRDefault="00000000">
            <w:pPr>
              <w:pStyle w:val="Compact"/>
            </w:pPr>
            <w:r>
              <w:t>Vollständige Verwaltung und Einsicht</w:t>
            </w:r>
          </w:p>
        </w:tc>
      </w:tr>
      <w:tr w:rsidR="004B3874" w:rsidRPr="001268DF" w14:paraId="2FAA20E1" w14:textId="77777777">
        <w:tc>
          <w:tcPr>
            <w:tcW w:w="3960" w:type="dxa"/>
          </w:tcPr>
          <w:p w14:paraId="617D72FA" w14:textId="77777777" w:rsidR="004B3874" w:rsidRDefault="00000000">
            <w:pPr>
              <w:pStyle w:val="Compact"/>
            </w:pPr>
            <w:r>
              <w:lastRenderedPageBreak/>
              <w:t>Sondergruppen</w:t>
            </w:r>
          </w:p>
        </w:tc>
        <w:tc>
          <w:tcPr>
            <w:tcW w:w="3960" w:type="dxa"/>
          </w:tcPr>
          <w:p w14:paraId="24B0DA0E" w14:textId="77777777" w:rsidR="004B3874" w:rsidRPr="001268DF" w:rsidRDefault="00000000">
            <w:pPr>
              <w:pStyle w:val="Compact"/>
              <w:rPr>
                <w:lang w:val="de-DE"/>
              </w:rPr>
            </w:pPr>
            <w:r w:rsidRPr="001268DF">
              <w:rPr>
                <w:lang w:val="de-DE"/>
              </w:rPr>
              <w:t>Erweiterte oder eingeschränkte Rechte gemäß Gruppenprofil und Scope</w:t>
            </w:r>
          </w:p>
        </w:tc>
      </w:tr>
    </w:tbl>
    <w:p w14:paraId="2CBC30C1" w14:textId="77777777" w:rsidR="004B3874" w:rsidRPr="001268DF" w:rsidRDefault="00000000">
      <w:pPr>
        <w:pStyle w:val="Textkrper"/>
        <w:rPr>
          <w:lang w:val="de-DE"/>
        </w:rPr>
      </w:pPr>
      <w:r w:rsidRPr="001268DF">
        <w:rPr>
          <w:lang w:val="de-DE"/>
        </w:rPr>
        <w:t>Effektive Berechtigungen werden aus Basisrolle, aktiven Nutzergruppen, Scope-Regeln und nutzerbezogenen Overrides berechnet. Die Backend-Prüfung ist führend; Frontend-Gating dient nur der Bedienbarkeit.</w:t>
      </w:r>
    </w:p>
    <w:p w14:paraId="4AA72DDC" w14:textId="77777777" w:rsidR="004B3874" w:rsidRDefault="00000000">
      <w:pPr>
        <w:pStyle w:val="berschrift3"/>
      </w:pPr>
      <w:bookmarkStart w:id="33" w:name="sicherheitsmaßnahmen"/>
      <w:bookmarkEnd w:id="32"/>
      <w:r>
        <w:t>8.2 Sicherheitsmaßnahmen</w:t>
      </w:r>
    </w:p>
    <w:p w14:paraId="0A973149" w14:textId="77777777" w:rsidR="004B3874" w:rsidRDefault="00000000">
      <w:pPr>
        <w:pStyle w:val="Compact"/>
        <w:numPr>
          <w:ilvl w:val="0"/>
          <w:numId w:val="3"/>
        </w:numPr>
      </w:pPr>
      <w:r>
        <w:t>Tokenbasierte Authentifizierung.</w:t>
      </w:r>
    </w:p>
    <w:p w14:paraId="654A6142" w14:textId="77777777" w:rsidR="004B3874" w:rsidRDefault="00000000">
      <w:pPr>
        <w:pStyle w:val="Compact"/>
        <w:numPr>
          <w:ilvl w:val="0"/>
          <w:numId w:val="3"/>
        </w:numPr>
      </w:pPr>
      <w:r>
        <w:t>Rollenprüfung pro geschütztem Endpoint.</w:t>
      </w:r>
    </w:p>
    <w:p w14:paraId="71821377" w14:textId="77777777" w:rsidR="004B3874" w:rsidRPr="001268DF" w:rsidRDefault="00000000">
      <w:pPr>
        <w:pStyle w:val="Compact"/>
        <w:numPr>
          <w:ilvl w:val="0"/>
          <w:numId w:val="3"/>
        </w:numPr>
        <w:rPr>
          <w:lang w:val="de-DE"/>
        </w:rPr>
      </w:pPr>
      <w:r w:rsidRPr="001268DF">
        <w:rPr>
          <w:lang w:val="de-DE"/>
        </w:rPr>
        <w:t>Berechtigungsprüfung pro geschütztem Endpoint auf Basis effektiver Rechte.</w:t>
      </w:r>
    </w:p>
    <w:p w14:paraId="2631AB0D" w14:textId="77777777" w:rsidR="004B3874" w:rsidRPr="001268DF" w:rsidRDefault="00000000">
      <w:pPr>
        <w:pStyle w:val="Compact"/>
        <w:numPr>
          <w:ilvl w:val="0"/>
          <w:numId w:val="3"/>
        </w:numPr>
        <w:rPr>
          <w:lang w:val="de-DE"/>
        </w:rPr>
      </w:pPr>
      <w:r w:rsidRPr="001268DF">
        <w:rPr>
          <w:lang w:val="de-DE"/>
        </w:rPr>
        <w:t>Scope-Prüfung für Survey-, Partner- und Billing-Kontexte.</w:t>
      </w:r>
    </w:p>
    <w:p w14:paraId="5A7BDE13" w14:textId="77777777" w:rsidR="004B3874" w:rsidRDefault="00000000">
      <w:pPr>
        <w:pStyle w:val="Compact"/>
        <w:numPr>
          <w:ilvl w:val="0"/>
          <w:numId w:val="3"/>
        </w:numPr>
      </w:pPr>
      <w:r>
        <w:t>Survey-Scoping für Steps und Progress.</w:t>
      </w:r>
    </w:p>
    <w:p w14:paraId="5D035C43" w14:textId="77777777" w:rsidR="004B3874" w:rsidRDefault="00000000">
      <w:pPr>
        <w:pStyle w:val="Compact"/>
        <w:numPr>
          <w:ilvl w:val="0"/>
          <w:numId w:val="3"/>
        </w:numPr>
      </w:pPr>
      <w:r>
        <w:t>Upload-Extension- und Content-Type-Prüfung.</w:t>
      </w:r>
    </w:p>
    <w:p w14:paraId="64F75C9D" w14:textId="77777777" w:rsidR="004B3874" w:rsidRDefault="00000000">
      <w:pPr>
        <w:pStyle w:val="Compact"/>
        <w:numPr>
          <w:ilvl w:val="0"/>
          <w:numId w:val="3"/>
        </w:numPr>
      </w:pPr>
      <w:r>
        <w:t>Download-Autorisierung pro Datei.</w:t>
      </w:r>
    </w:p>
    <w:p w14:paraId="00A8F0EB" w14:textId="77777777" w:rsidR="004B3874" w:rsidRDefault="00000000">
      <w:pPr>
        <w:pStyle w:val="Compact"/>
        <w:numPr>
          <w:ilvl w:val="0"/>
          <w:numId w:val="3"/>
        </w:numPr>
      </w:pPr>
      <w:r>
        <w:t>Audit-Logs für administrative Aktionen.</w:t>
      </w:r>
    </w:p>
    <w:p w14:paraId="6C2F20D7" w14:textId="77777777" w:rsidR="004B3874" w:rsidRDefault="00000000">
      <w:pPr>
        <w:pStyle w:val="Compact"/>
        <w:numPr>
          <w:ilvl w:val="0"/>
          <w:numId w:val="3"/>
        </w:numPr>
      </w:pPr>
      <w:r>
        <w:t xml:space="preserve">Deployment-Anforderung: </w:t>
      </w:r>
      <w:r>
        <w:rPr>
          <w:rStyle w:val="VerbatimChar"/>
        </w:rPr>
        <w:t>JWT_SECRET</w:t>
      </w:r>
      <w:r>
        <w:t xml:space="preserve"> mindestens 32 Bytes.</w:t>
      </w:r>
    </w:p>
    <w:p w14:paraId="670BBE28" w14:textId="77777777" w:rsidR="004B3874" w:rsidRDefault="00000000">
      <w:pPr>
        <w:pStyle w:val="berschrift2"/>
      </w:pPr>
      <w:bookmarkStart w:id="34" w:name="performance-konzept"/>
      <w:bookmarkEnd w:id="31"/>
      <w:bookmarkEnd w:id="33"/>
      <w:r>
        <w:t>9. Performance-Konzept</w:t>
      </w:r>
    </w:p>
    <w:p w14:paraId="488AF90B" w14:textId="77777777" w:rsidR="004B3874" w:rsidRDefault="00000000">
      <w:pPr>
        <w:pStyle w:val="berschrift3"/>
      </w:pPr>
      <w:bookmarkStart w:id="35" w:name="umgesetzte-maßnahmen"/>
      <w:r>
        <w:t>9.1 Umgesetzte Maßnahmen</w:t>
      </w:r>
    </w:p>
    <w:tbl>
      <w:tblPr>
        <w:tblStyle w:val="Table"/>
        <w:tblW w:w="5000" w:type="pct"/>
        <w:tblLayout w:type="fixed"/>
        <w:tblLook w:val="0020" w:firstRow="1" w:lastRow="0" w:firstColumn="0" w:lastColumn="0" w:noHBand="0" w:noVBand="0"/>
      </w:tblPr>
      <w:tblGrid>
        <w:gridCol w:w="4811"/>
        <w:gridCol w:w="4811"/>
      </w:tblGrid>
      <w:tr w:rsidR="004B3874" w14:paraId="110A53A5"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810625" w14:textId="77777777" w:rsidR="004B3874" w:rsidRDefault="00000000">
            <w:pPr>
              <w:pStyle w:val="Compact"/>
            </w:pPr>
            <w:r>
              <w:t>Maßnahme</w:t>
            </w:r>
          </w:p>
        </w:tc>
        <w:tc>
          <w:tcPr>
            <w:tcW w:w="3960" w:type="dxa"/>
          </w:tcPr>
          <w:p w14:paraId="6ED5898A" w14:textId="77777777" w:rsidR="004B3874" w:rsidRDefault="00000000">
            <w:pPr>
              <w:pStyle w:val="Compact"/>
            </w:pPr>
            <w:r>
              <w:t>Kurzbeschreibung</w:t>
            </w:r>
          </w:p>
        </w:tc>
      </w:tr>
      <w:tr w:rsidR="004B3874" w14:paraId="7A462682" w14:textId="77777777">
        <w:tc>
          <w:tcPr>
            <w:tcW w:w="3960" w:type="dxa"/>
          </w:tcPr>
          <w:p w14:paraId="5437929E" w14:textId="77777777" w:rsidR="004B3874" w:rsidRDefault="00000000">
            <w:pPr>
              <w:pStyle w:val="Compact"/>
            </w:pPr>
            <w:r>
              <w:t>User Bootstrap</w:t>
            </w:r>
          </w:p>
        </w:tc>
        <w:tc>
          <w:tcPr>
            <w:tcW w:w="3960" w:type="dxa"/>
          </w:tcPr>
          <w:p w14:paraId="7300A1A5" w14:textId="77777777" w:rsidR="004B3874" w:rsidRDefault="00000000">
            <w:pPr>
              <w:pStyle w:val="Compact"/>
            </w:pPr>
            <w:r>
              <w:t xml:space="preserve">User-Dashboard lädt initial über </w:t>
            </w:r>
            <w:r>
              <w:rPr>
                <w:rStyle w:val="VerbatimChar"/>
              </w:rPr>
              <w:t>GET /api/steps/bootstrap</w:t>
            </w:r>
          </w:p>
        </w:tc>
      </w:tr>
      <w:tr w:rsidR="004B3874" w:rsidRPr="001268DF" w14:paraId="563BF425" w14:textId="77777777">
        <w:tc>
          <w:tcPr>
            <w:tcW w:w="3960" w:type="dxa"/>
          </w:tcPr>
          <w:p w14:paraId="704034E5" w14:textId="77777777" w:rsidR="004B3874" w:rsidRDefault="00000000">
            <w:pPr>
              <w:pStyle w:val="Compact"/>
            </w:pPr>
            <w:r>
              <w:t>Kontextbasierte Metriken</w:t>
            </w:r>
          </w:p>
        </w:tc>
        <w:tc>
          <w:tcPr>
            <w:tcW w:w="3960" w:type="dxa"/>
          </w:tcPr>
          <w:p w14:paraId="6A3A3624" w14:textId="77777777" w:rsidR="004B3874" w:rsidRPr="001268DF" w:rsidRDefault="00000000">
            <w:pPr>
              <w:pStyle w:val="Compact"/>
              <w:rPr>
                <w:lang w:val="de-DE"/>
              </w:rPr>
            </w:pPr>
            <w:r w:rsidRPr="001268DF">
              <w:rPr>
                <w:lang w:val="de-DE"/>
              </w:rPr>
              <w:t>Completion und ETA werden aus bereits geladenem Step-/Progress-Kontext berechnet</w:t>
            </w:r>
          </w:p>
        </w:tc>
      </w:tr>
      <w:tr w:rsidR="004B3874" w:rsidRPr="001268DF" w14:paraId="620A430C" w14:textId="77777777">
        <w:tc>
          <w:tcPr>
            <w:tcW w:w="3960" w:type="dxa"/>
          </w:tcPr>
          <w:p w14:paraId="55120CF3" w14:textId="77777777" w:rsidR="004B3874" w:rsidRDefault="00000000">
            <w:pPr>
              <w:pStyle w:val="Compact"/>
            </w:pPr>
            <w:r>
              <w:t>Bulk-Metriken</w:t>
            </w:r>
          </w:p>
        </w:tc>
        <w:tc>
          <w:tcPr>
            <w:tcW w:w="3960" w:type="dxa"/>
          </w:tcPr>
          <w:p w14:paraId="3087BA7E" w14:textId="77777777" w:rsidR="004B3874" w:rsidRPr="001268DF" w:rsidRDefault="00000000">
            <w:pPr>
              <w:pStyle w:val="Compact"/>
              <w:rPr>
                <w:lang w:val="de-DE"/>
              </w:rPr>
            </w:pPr>
            <w:r w:rsidRPr="001268DF">
              <w:rPr>
                <w:lang w:val="de-DE"/>
              </w:rPr>
              <w:t>Admin- und Partnerlisten vermeiden serielle N+1-Abfragen</w:t>
            </w:r>
          </w:p>
        </w:tc>
      </w:tr>
      <w:tr w:rsidR="004B3874" w:rsidRPr="001268DF" w14:paraId="50623B13" w14:textId="77777777">
        <w:tc>
          <w:tcPr>
            <w:tcW w:w="3960" w:type="dxa"/>
          </w:tcPr>
          <w:p w14:paraId="3EBB03F1" w14:textId="77777777" w:rsidR="004B3874" w:rsidRDefault="00000000">
            <w:pPr>
              <w:pStyle w:val="Compact"/>
            </w:pPr>
            <w:r>
              <w:t>Bulk-Partnerstatus</w:t>
            </w:r>
          </w:p>
        </w:tc>
        <w:tc>
          <w:tcPr>
            <w:tcW w:w="3960" w:type="dxa"/>
          </w:tcPr>
          <w:p w14:paraId="27931390" w14:textId="77777777" w:rsidR="004B3874" w:rsidRPr="001268DF" w:rsidRDefault="00000000">
            <w:pPr>
              <w:pStyle w:val="Compact"/>
              <w:rPr>
                <w:lang w:val="de-DE"/>
              </w:rPr>
            </w:pPr>
            <w:r w:rsidRPr="001268DF">
              <w:rPr>
                <w:lang w:val="de-DE"/>
              </w:rPr>
              <w:t>Partner-Arbeitsstatus wird für Nutzerlisten gebündelt berechnet</w:t>
            </w:r>
          </w:p>
        </w:tc>
      </w:tr>
      <w:tr w:rsidR="004B3874" w:rsidRPr="001268DF" w14:paraId="420756CD" w14:textId="77777777">
        <w:tc>
          <w:tcPr>
            <w:tcW w:w="3960" w:type="dxa"/>
          </w:tcPr>
          <w:p w14:paraId="638137D8" w14:textId="77777777" w:rsidR="004B3874" w:rsidRDefault="00000000">
            <w:pPr>
              <w:pStyle w:val="Compact"/>
            </w:pPr>
            <w:r>
              <w:t>Step-Order-Profilzugriff</w:t>
            </w:r>
          </w:p>
        </w:tc>
        <w:tc>
          <w:tcPr>
            <w:tcW w:w="3960" w:type="dxa"/>
          </w:tcPr>
          <w:p w14:paraId="6F48418B" w14:textId="77777777" w:rsidR="004B3874" w:rsidRPr="001268DF" w:rsidRDefault="00000000">
            <w:pPr>
              <w:pStyle w:val="Compact"/>
              <w:rPr>
                <w:lang w:val="de-DE"/>
              </w:rPr>
            </w:pPr>
            <w:r w:rsidRPr="001268DF">
              <w:rPr>
                <w:lang w:val="de-DE"/>
              </w:rPr>
              <w:t xml:space="preserve">Partner-Insights und Listen lesen Stammdaten über </w:t>
            </w:r>
            <w:r w:rsidRPr="001268DF">
              <w:rPr>
                <w:rStyle w:val="VerbatimChar"/>
                <w:lang w:val="de-DE"/>
              </w:rPr>
              <w:t>step_order=1</w:t>
            </w:r>
          </w:p>
        </w:tc>
      </w:tr>
      <w:tr w:rsidR="004B3874" w:rsidRPr="001268DF" w14:paraId="6BAAD34D" w14:textId="77777777">
        <w:tc>
          <w:tcPr>
            <w:tcW w:w="3960" w:type="dxa"/>
          </w:tcPr>
          <w:p w14:paraId="2E99C021" w14:textId="77777777" w:rsidR="004B3874" w:rsidRDefault="00000000">
            <w:pPr>
              <w:pStyle w:val="Compact"/>
            </w:pPr>
            <w:r>
              <w:t>Parallele Frontend-Loads</w:t>
            </w:r>
          </w:p>
        </w:tc>
        <w:tc>
          <w:tcPr>
            <w:tcW w:w="3960" w:type="dxa"/>
          </w:tcPr>
          <w:p w14:paraId="5B6C7AAB" w14:textId="77777777" w:rsidR="004B3874" w:rsidRPr="001268DF" w:rsidRDefault="00000000">
            <w:pPr>
              <w:pStyle w:val="Compact"/>
              <w:rPr>
                <w:lang w:val="de-DE"/>
              </w:rPr>
            </w:pPr>
            <w:r w:rsidRPr="001268DF">
              <w:rPr>
                <w:lang w:val="de-DE"/>
              </w:rPr>
              <w:t>PartnerDashboard lädt unabhängige Ressourcen parallel</w:t>
            </w:r>
          </w:p>
        </w:tc>
      </w:tr>
      <w:tr w:rsidR="004B3874" w14:paraId="46D41B47" w14:textId="77777777">
        <w:tc>
          <w:tcPr>
            <w:tcW w:w="3960" w:type="dxa"/>
          </w:tcPr>
          <w:p w14:paraId="1379215E" w14:textId="77777777" w:rsidR="004B3874" w:rsidRDefault="00000000">
            <w:pPr>
              <w:pStyle w:val="Compact"/>
            </w:pPr>
            <w:r>
              <w:t>Admin Request Guard</w:t>
            </w:r>
          </w:p>
        </w:tc>
        <w:tc>
          <w:tcPr>
            <w:tcW w:w="3960" w:type="dxa"/>
          </w:tcPr>
          <w:p w14:paraId="2901D84F" w14:textId="77777777" w:rsidR="004B3874" w:rsidRDefault="00000000">
            <w:pPr>
              <w:pStyle w:val="Compact"/>
            </w:pPr>
            <w:r>
              <w:t>AdminDashboard verhindert doppelte initiale Request-Batches</w:t>
            </w:r>
          </w:p>
        </w:tc>
      </w:tr>
    </w:tbl>
    <w:p w14:paraId="52273EB2" w14:textId="77777777" w:rsidR="004B3874" w:rsidRDefault="00000000">
      <w:pPr>
        <w:pStyle w:val="berschrift3"/>
      </w:pPr>
      <w:bookmarkStart w:id="36" w:name="mongodb-indizes"/>
      <w:bookmarkEnd w:id="35"/>
      <w:r>
        <w:t>9.2 MongoDB-Indizes</w:t>
      </w:r>
    </w:p>
    <w:tbl>
      <w:tblPr>
        <w:tblStyle w:val="Table"/>
        <w:tblW w:w="5000" w:type="pct"/>
        <w:tblLayout w:type="fixed"/>
        <w:tblLook w:val="0020" w:firstRow="1" w:lastRow="0" w:firstColumn="0" w:lastColumn="0" w:noHBand="0" w:noVBand="0"/>
      </w:tblPr>
      <w:tblGrid>
        <w:gridCol w:w="3208"/>
        <w:gridCol w:w="3207"/>
        <w:gridCol w:w="3207"/>
      </w:tblGrid>
      <w:tr w:rsidR="004B3874" w14:paraId="46A2925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9D0C94" w14:textId="77777777" w:rsidR="004B3874" w:rsidRDefault="00000000">
            <w:pPr>
              <w:pStyle w:val="Compact"/>
            </w:pPr>
            <w:r>
              <w:t>Collection</w:t>
            </w:r>
          </w:p>
        </w:tc>
        <w:tc>
          <w:tcPr>
            <w:tcW w:w="2640" w:type="dxa"/>
          </w:tcPr>
          <w:p w14:paraId="11F86269" w14:textId="77777777" w:rsidR="004B3874" w:rsidRDefault="00000000">
            <w:pPr>
              <w:pStyle w:val="Compact"/>
            </w:pPr>
            <w:r>
              <w:t>Index</w:t>
            </w:r>
          </w:p>
        </w:tc>
        <w:tc>
          <w:tcPr>
            <w:tcW w:w="2640" w:type="dxa"/>
          </w:tcPr>
          <w:p w14:paraId="00E4050E" w14:textId="77777777" w:rsidR="004B3874" w:rsidRDefault="00000000">
            <w:pPr>
              <w:pStyle w:val="Compact"/>
            </w:pPr>
            <w:r>
              <w:t>Zweck</w:t>
            </w:r>
          </w:p>
        </w:tc>
      </w:tr>
      <w:tr w:rsidR="004B3874" w14:paraId="3852F92F" w14:textId="77777777">
        <w:tc>
          <w:tcPr>
            <w:tcW w:w="2640" w:type="dxa"/>
          </w:tcPr>
          <w:p w14:paraId="65D44262" w14:textId="77777777" w:rsidR="004B3874" w:rsidRDefault="00000000">
            <w:pPr>
              <w:pStyle w:val="Compact"/>
            </w:pPr>
            <w:r>
              <w:rPr>
                <w:rStyle w:val="VerbatimChar"/>
              </w:rPr>
              <w:lastRenderedPageBreak/>
              <w:t>users</w:t>
            </w:r>
          </w:p>
        </w:tc>
        <w:tc>
          <w:tcPr>
            <w:tcW w:w="2640" w:type="dxa"/>
          </w:tcPr>
          <w:p w14:paraId="1B0392CE" w14:textId="77777777" w:rsidR="004B3874" w:rsidRDefault="00000000">
            <w:pPr>
              <w:pStyle w:val="Compact"/>
            </w:pPr>
            <w:r>
              <w:rPr>
                <w:rStyle w:val="VerbatimChar"/>
              </w:rPr>
              <w:t>email</w:t>
            </w:r>
            <w:r>
              <w:t xml:space="preserve"> eindeutig</w:t>
            </w:r>
          </w:p>
        </w:tc>
        <w:tc>
          <w:tcPr>
            <w:tcW w:w="2640" w:type="dxa"/>
          </w:tcPr>
          <w:p w14:paraId="73239D35" w14:textId="77777777" w:rsidR="004B3874" w:rsidRDefault="00000000">
            <w:pPr>
              <w:pStyle w:val="Compact"/>
            </w:pPr>
            <w:r>
              <w:t>Login und Eindeutigkeit</w:t>
            </w:r>
          </w:p>
        </w:tc>
      </w:tr>
      <w:tr w:rsidR="004B3874" w14:paraId="15E22E5A" w14:textId="77777777">
        <w:tc>
          <w:tcPr>
            <w:tcW w:w="2640" w:type="dxa"/>
          </w:tcPr>
          <w:p w14:paraId="622E4E86" w14:textId="77777777" w:rsidR="004B3874" w:rsidRDefault="00000000">
            <w:pPr>
              <w:pStyle w:val="Compact"/>
            </w:pPr>
            <w:r>
              <w:rPr>
                <w:rStyle w:val="VerbatimChar"/>
              </w:rPr>
              <w:t>users</w:t>
            </w:r>
          </w:p>
        </w:tc>
        <w:tc>
          <w:tcPr>
            <w:tcW w:w="2640" w:type="dxa"/>
          </w:tcPr>
          <w:p w14:paraId="25874B57" w14:textId="77777777" w:rsidR="004B3874" w:rsidRDefault="00000000">
            <w:pPr>
              <w:pStyle w:val="Compact"/>
            </w:pPr>
            <w:r>
              <w:rPr>
                <w:rStyle w:val="VerbatimChar"/>
              </w:rPr>
              <w:t>(role,survey_id)</w:t>
            </w:r>
          </w:p>
        </w:tc>
        <w:tc>
          <w:tcPr>
            <w:tcW w:w="2640" w:type="dxa"/>
          </w:tcPr>
          <w:p w14:paraId="52620838" w14:textId="77777777" w:rsidR="004B3874" w:rsidRDefault="00000000">
            <w:pPr>
              <w:pStyle w:val="Compact"/>
            </w:pPr>
            <w:r>
              <w:t>Admin-Listen und Survey-Filter</w:t>
            </w:r>
          </w:p>
        </w:tc>
      </w:tr>
      <w:tr w:rsidR="004B3874" w14:paraId="132E174B" w14:textId="77777777">
        <w:tc>
          <w:tcPr>
            <w:tcW w:w="2640" w:type="dxa"/>
          </w:tcPr>
          <w:p w14:paraId="2118FCA7" w14:textId="77777777" w:rsidR="004B3874" w:rsidRDefault="00000000">
            <w:pPr>
              <w:pStyle w:val="Compact"/>
            </w:pPr>
            <w:r>
              <w:rPr>
                <w:rStyle w:val="VerbatimChar"/>
              </w:rPr>
              <w:t>users</w:t>
            </w:r>
          </w:p>
        </w:tc>
        <w:tc>
          <w:tcPr>
            <w:tcW w:w="2640" w:type="dxa"/>
          </w:tcPr>
          <w:p w14:paraId="56A150DB" w14:textId="77777777" w:rsidR="004B3874" w:rsidRDefault="00000000">
            <w:pPr>
              <w:pStyle w:val="Compact"/>
            </w:pPr>
            <w:r>
              <w:rPr>
                <w:rStyle w:val="VerbatimChar"/>
              </w:rPr>
              <w:t>partner_id</w:t>
            </w:r>
          </w:p>
        </w:tc>
        <w:tc>
          <w:tcPr>
            <w:tcW w:w="2640" w:type="dxa"/>
          </w:tcPr>
          <w:p w14:paraId="05A7D8A0" w14:textId="77777777" w:rsidR="004B3874" w:rsidRDefault="00000000">
            <w:pPr>
              <w:pStyle w:val="Compact"/>
            </w:pPr>
            <w:r>
              <w:t>Partner-User-Zuordnung</w:t>
            </w:r>
          </w:p>
        </w:tc>
      </w:tr>
      <w:tr w:rsidR="004B3874" w14:paraId="586147F2" w14:textId="77777777">
        <w:tc>
          <w:tcPr>
            <w:tcW w:w="2640" w:type="dxa"/>
          </w:tcPr>
          <w:p w14:paraId="6A404F51" w14:textId="77777777" w:rsidR="004B3874" w:rsidRDefault="00000000">
            <w:pPr>
              <w:pStyle w:val="Compact"/>
            </w:pPr>
            <w:r>
              <w:rPr>
                <w:rStyle w:val="VerbatimChar"/>
              </w:rPr>
              <w:t>users</w:t>
            </w:r>
          </w:p>
        </w:tc>
        <w:tc>
          <w:tcPr>
            <w:tcW w:w="2640" w:type="dxa"/>
          </w:tcPr>
          <w:p w14:paraId="402FC3AC" w14:textId="77777777" w:rsidR="004B3874" w:rsidRDefault="00000000">
            <w:pPr>
              <w:pStyle w:val="Compact"/>
            </w:pPr>
            <w:r>
              <w:rPr>
                <w:rStyle w:val="VerbatimChar"/>
              </w:rPr>
              <w:t>group_ids</w:t>
            </w:r>
          </w:p>
        </w:tc>
        <w:tc>
          <w:tcPr>
            <w:tcW w:w="2640" w:type="dxa"/>
          </w:tcPr>
          <w:p w14:paraId="037270E2" w14:textId="77777777" w:rsidR="004B3874" w:rsidRDefault="00000000">
            <w:pPr>
              <w:pStyle w:val="Compact"/>
            </w:pPr>
            <w:r>
              <w:t>Gruppenbasierte Nutzerfilter</w:t>
            </w:r>
          </w:p>
        </w:tc>
      </w:tr>
      <w:tr w:rsidR="004B3874" w14:paraId="7904E6F6" w14:textId="77777777">
        <w:tc>
          <w:tcPr>
            <w:tcW w:w="2640" w:type="dxa"/>
          </w:tcPr>
          <w:p w14:paraId="2711F172" w14:textId="77777777" w:rsidR="004B3874" w:rsidRDefault="00000000">
            <w:pPr>
              <w:pStyle w:val="Compact"/>
            </w:pPr>
            <w:r>
              <w:rPr>
                <w:rStyle w:val="VerbatimChar"/>
              </w:rPr>
              <w:t>users</w:t>
            </w:r>
          </w:p>
        </w:tc>
        <w:tc>
          <w:tcPr>
            <w:tcW w:w="2640" w:type="dxa"/>
          </w:tcPr>
          <w:p w14:paraId="766876C8" w14:textId="77777777" w:rsidR="004B3874" w:rsidRDefault="00000000">
            <w:pPr>
              <w:pStyle w:val="Compact"/>
            </w:pPr>
            <w:r>
              <w:rPr>
                <w:rStyle w:val="VerbatimChar"/>
              </w:rPr>
              <w:t>(role,created_at)</w:t>
            </w:r>
          </w:p>
        </w:tc>
        <w:tc>
          <w:tcPr>
            <w:tcW w:w="2640" w:type="dxa"/>
          </w:tcPr>
          <w:p w14:paraId="20A1C4BA" w14:textId="77777777" w:rsidR="004B3874" w:rsidRDefault="00000000">
            <w:pPr>
              <w:pStyle w:val="Compact"/>
            </w:pPr>
            <w:r>
              <w:t>Sortierte Rollenlisten</w:t>
            </w:r>
          </w:p>
        </w:tc>
      </w:tr>
      <w:tr w:rsidR="004B3874" w14:paraId="687706AF" w14:textId="77777777">
        <w:tc>
          <w:tcPr>
            <w:tcW w:w="2640" w:type="dxa"/>
          </w:tcPr>
          <w:p w14:paraId="4C1D71F0" w14:textId="77777777" w:rsidR="004B3874" w:rsidRDefault="00000000">
            <w:pPr>
              <w:pStyle w:val="Compact"/>
            </w:pPr>
            <w:r>
              <w:rPr>
                <w:rStyle w:val="VerbatimChar"/>
              </w:rPr>
              <w:t>user_groups</w:t>
            </w:r>
          </w:p>
        </w:tc>
        <w:tc>
          <w:tcPr>
            <w:tcW w:w="2640" w:type="dxa"/>
          </w:tcPr>
          <w:p w14:paraId="20A8E6B8" w14:textId="77777777" w:rsidR="004B3874" w:rsidRDefault="00000000">
            <w:pPr>
              <w:pStyle w:val="Compact"/>
            </w:pPr>
            <w:r>
              <w:rPr>
                <w:rStyle w:val="VerbatimChar"/>
              </w:rPr>
              <w:t>name</w:t>
            </w:r>
            <w:r>
              <w:t xml:space="preserve"> eindeutig</w:t>
            </w:r>
          </w:p>
        </w:tc>
        <w:tc>
          <w:tcPr>
            <w:tcW w:w="2640" w:type="dxa"/>
          </w:tcPr>
          <w:p w14:paraId="0AA7F537" w14:textId="77777777" w:rsidR="004B3874" w:rsidRDefault="00000000">
            <w:pPr>
              <w:pStyle w:val="Compact"/>
            </w:pPr>
            <w:r>
              <w:t>Eindeutige Gruppenverwaltung</w:t>
            </w:r>
          </w:p>
        </w:tc>
      </w:tr>
      <w:tr w:rsidR="004B3874" w14:paraId="43C078D9" w14:textId="77777777">
        <w:tc>
          <w:tcPr>
            <w:tcW w:w="2640" w:type="dxa"/>
          </w:tcPr>
          <w:p w14:paraId="39486142" w14:textId="77777777" w:rsidR="004B3874" w:rsidRDefault="00000000">
            <w:pPr>
              <w:pStyle w:val="Compact"/>
            </w:pPr>
            <w:r>
              <w:rPr>
                <w:rStyle w:val="VerbatimChar"/>
              </w:rPr>
              <w:t>user_groups</w:t>
            </w:r>
          </w:p>
        </w:tc>
        <w:tc>
          <w:tcPr>
            <w:tcW w:w="2640" w:type="dxa"/>
          </w:tcPr>
          <w:p w14:paraId="28C7FA38" w14:textId="77777777" w:rsidR="004B3874" w:rsidRDefault="00000000">
            <w:pPr>
              <w:pStyle w:val="Compact"/>
            </w:pPr>
            <w:r>
              <w:rPr>
                <w:rStyle w:val="VerbatimChar"/>
              </w:rPr>
              <w:t>(is_active,scope)</w:t>
            </w:r>
          </w:p>
        </w:tc>
        <w:tc>
          <w:tcPr>
            <w:tcW w:w="2640" w:type="dxa"/>
          </w:tcPr>
          <w:p w14:paraId="1AD6F6A3" w14:textId="77777777" w:rsidR="004B3874" w:rsidRDefault="00000000">
            <w:pPr>
              <w:pStyle w:val="Compact"/>
            </w:pPr>
            <w:r>
              <w:t>Effektive Rechteberechnung</w:t>
            </w:r>
          </w:p>
        </w:tc>
      </w:tr>
      <w:tr w:rsidR="004B3874" w14:paraId="2513556C" w14:textId="77777777">
        <w:tc>
          <w:tcPr>
            <w:tcW w:w="2640" w:type="dxa"/>
          </w:tcPr>
          <w:p w14:paraId="49E8E80F" w14:textId="77777777" w:rsidR="004B3874" w:rsidRDefault="00000000">
            <w:pPr>
              <w:pStyle w:val="Compact"/>
            </w:pPr>
            <w:r>
              <w:rPr>
                <w:rStyle w:val="VerbatimChar"/>
              </w:rPr>
              <w:t>permission_audits</w:t>
            </w:r>
          </w:p>
        </w:tc>
        <w:tc>
          <w:tcPr>
            <w:tcW w:w="2640" w:type="dxa"/>
          </w:tcPr>
          <w:p w14:paraId="071B6F61" w14:textId="77777777" w:rsidR="004B3874" w:rsidRDefault="00000000">
            <w:pPr>
              <w:pStyle w:val="Compact"/>
            </w:pPr>
            <w:r>
              <w:rPr>
                <w:rStyle w:val="VerbatimChar"/>
              </w:rPr>
              <w:t>(target_user_id,created_at)</w:t>
            </w:r>
          </w:p>
        </w:tc>
        <w:tc>
          <w:tcPr>
            <w:tcW w:w="2640" w:type="dxa"/>
          </w:tcPr>
          <w:p w14:paraId="428C8D3E" w14:textId="77777777" w:rsidR="004B3874" w:rsidRDefault="00000000">
            <w:pPr>
              <w:pStyle w:val="Compact"/>
            </w:pPr>
            <w:r>
              <w:t>Audit-Historie je Nutzer</w:t>
            </w:r>
          </w:p>
        </w:tc>
      </w:tr>
      <w:tr w:rsidR="004B3874" w14:paraId="033DA563" w14:textId="77777777">
        <w:tc>
          <w:tcPr>
            <w:tcW w:w="2640" w:type="dxa"/>
          </w:tcPr>
          <w:p w14:paraId="71C0D82A" w14:textId="77777777" w:rsidR="004B3874" w:rsidRDefault="00000000">
            <w:pPr>
              <w:pStyle w:val="Compact"/>
            </w:pPr>
            <w:r>
              <w:rPr>
                <w:rStyle w:val="VerbatimChar"/>
              </w:rPr>
              <w:t>permission_audits</w:t>
            </w:r>
          </w:p>
        </w:tc>
        <w:tc>
          <w:tcPr>
            <w:tcW w:w="2640" w:type="dxa"/>
          </w:tcPr>
          <w:p w14:paraId="0E31AB7D" w14:textId="77777777" w:rsidR="004B3874" w:rsidRDefault="00000000">
            <w:pPr>
              <w:pStyle w:val="Compact"/>
            </w:pPr>
            <w:r>
              <w:rPr>
                <w:rStyle w:val="VerbatimChar"/>
              </w:rPr>
              <w:t>(group_id,created_at)</w:t>
            </w:r>
          </w:p>
        </w:tc>
        <w:tc>
          <w:tcPr>
            <w:tcW w:w="2640" w:type="dxa"/>
          </w:tcPr>
          <w:p w14:paraId="228C8100" w14:textId="77777777" w:rsidR="004B3874" w:rsidRDefault="00000000">
            <w:pPr>
              <w:pStyle w:val="Compact"/>
            </w:pPr>
            <w:r>
              <w:t>Audit-Historie je Gruppe</w:t>
            </w:r>
          </w:p>
        </w:tc>
      </w:tr>
      <w:tr w:rsidR="004B3874" w14:paraId="03B8686C" w14:textId="77777777">
        <w:tc>
          <w:tcPr>
            <w:tcW w:w="2640" w:type="dxa"/>
          </w:tcPr>
          <w:p w14:paraId="6EFE65E8" w14:textId="77777777" w:rsidR="004B3874" w:rsidRDefault="00000000">
            <w:pPr>
              <w:pStyle w:val="Compact"/>
            </w:pPr>
            <w:r>
              <w:rPr>
                <w:rStyle w:val="VerbatimChar"/>
              </w:rPr>
              <w:t>surveys</w:t>
            </w:r>
          </w:p>
        </w:tc>
        <w:tc>
          <w:tcPr>
            <w:tcW w:w="2640" w:type="dxa"/>
          </w:tcPr>
          <w:p w14:paraId="30987629" w14:textId="77777777" w:rsidR="004B3874" w:rsidRDefault="00000000">
            <w:pPr>
              <w:pStyle w:val="Compact"/>
            </w:pPr>
            <w:r>
              <w:rPr>
                <w:rStyle w:val="VerbatimChar"/>
              </w:rPr>
              <w:t>slug</w:t>
            </w:r>
            <w:r>
              <w:t xml:space="preserve"> eindeutig</w:t>
            </w:r>
          </w:p>
        </w:tc>
        <w:tc>
          <w:tcPr>
            <w:tcW w:w="2640" w:type="dxa"/>
          </w:tcPr>
          <w:p w14:paraId="63F9DDA1" w14:textId="77777777" w:rsidR="004B3874" w:rsidRDefault="00000000">
            <w:pPr>
              <w:pStyle w:val="Compact"/>
            </w:pPr>
            <w:r>
              <w:t>Slug-Auflösung</w:t>
            </w:r>
          </w:p>
        </w:tc>
      </w:tr>
      <w:tr w:rsidR="004B3874" w14:paraId="125A81EF" w14:textId="77777777">
        <w:tc>
          <w:tcPr>
            <w:tcW w:w="2640" w:type="dxa"/>
          </w:tcPr>
          <w:p w14:paraId="548A9F2C" w14:textId="77777777" w:rsidR="004B3874" w:rsidRDefault="00000000">
            <w:pPr>
              <w:pStyle w:val="Compact"/>
            </w:pPr>
            <w:r>
              <w:rPr>
                <w:rStyle w:val="VerbatimChar"/>
              </w:rPr>
              <w:t>surveys</w:t>
            </w:r>
          </w:p>
        </w:tc>
        <w:tc>
          <w:tcPr>
            <w:tcW w:w="2640" w:type="dxa"/>
          </w:tcPr>
          <w:p w14:paraId="65092DB4" w14:textId="77777777" w:rsidR="004B3874" w:rsidRDefault="00000000">
            <w:pPr>
              <w:pStyle w:val="Compact"/>
            </w:pPr>
            <w:r>
              <w:rPr>
                <w:rStyle w:val="VerbatimChar"/>
              </w:rPr>
              <w:t>(is_active,is_default)</w:t>
            </w:r>
          </w:p>
        </w:tc>
        <w:tc>
          <w:tcPr>
            <w:tcW w:w="2640" w:type="dxa"/>
          </w:tcPr>
          <w:p w14:paraId="2C2B409D" w14:textId="77777777" w:rsidR="004B3874" w:rsidRDefault="00000000">
            <w:pPr>
              <w:pStyle w:val="Compact"/>
            </w:pPr>
            <w:r>
              <w:t>Public- und Fallback-Auswahl</w:t>
            </w:r>
          </w:p>
        </w:tc>
      </w:tr>
      <w:tr w:rsidR="004B3874" w14:paraId="6D90522D" w14:textId="77777777">
        <w:tc>
          <w:tcPr>
            <w:tcW w:w="2640" w:type="dxa"/>
          </w:tcPr>
          <w:p w14:paraId="35375876" w14:textId="77777777" w:rsidR="004B3874" w:rsidRDefault="00000000">
            <w:pPr>
              <w:pStyle w:val="Compact"/>
            </w:pPr>
            <w:r>
              <w:rPr>
                <w:rStyle w:val="VerbatimChar"/>
              </w:rPr>
              <w:t>steps</w:t>
            </w:r>
          </w:p>
        </w:tc>
        <w:tc>
          <w:tcPr>
            <w:tcW w:w="2640" w:type="dxa"/>
          </w:tcPr>
          <w:p w14:paraId="274967E8" w14:textId="77777777" w:rsidR="004B3874" w:rsidRDefault="00000000">
            <w:pPr>
              <w:pStyle w:val="Compact"/>
            </w:pPr>
            <w:r>
              <w:rPr>
                <w:rStyle w:val="VerbatimChar"/>
              </w:rPr>
              <w:t>(survey_id,is_active,order)</w:t>
            </w:r>
          </w:p>
        </w:tc>
        <w:tc>
          <w:tcPr>
            <w:tcW w:w="2640" w:type="dxa"/>
          </w:tcPr>
          <w:p w14:paraId="4623FC3C" w14:textId="77777777" w:rsidR="004B3874" w:rsidRDefault="00000000">
            <w:pPr>
              <w:pStyle w:val="Compact"/>
            </w:pPr>
            <w:r>
              <w:t>Survey-spezifische Step-Listen</w:t>
            </w:r>
          </w:p>
        </w:tc>
      </w:tr>
      <w:tr w:rsidR="004B3874" w14:paraId="1F0EA0B0" w14:textId="77777777">
        <w:tc>
          <w:tcPr>
            <w:tcW w:w="2640" w:type="dxa"/>
          </w:tcPr>
          <w:p w14:paraId="54AD7405" w14:textId="77777777" w:rsidR="004B3874" w:rsidRDefault="00000000">
            <w:pPr>
              <w:pStyle w:val="Compact"/>
            </w:pPr>
            <w:r>
              <w:rPr>
                <w:rStyle w:val="VerbatimChar"/>
              </w:rPr>
              <w:t>steps</w:t>
            </w:r>
          </w:p>
        </w:tc>
        <w:tc>
          <w:tcPr>
            <w:tcW w:w="2640" w:type="dxa"/>
          </w:tcPr>
          <w:p w14:paraId="1D48BE68" w14:textId="77777777" w:rsidR="004B3874" w:rsidRDefault="00000000">
            <w:pPr>
              <w:pStyle w:val="Compact"/>
            </w:pPr>
            <w:r>
              <w:rPr>
                <w:rStyle w:val="VerbatimChar"/>
              </w:rPr>
              <w:t>(is_active,order)</w:t>
            </w:r>
          </w:p>
        </w:tc>
        <w:tc>
          <w:tcPr>
            <w:tcW w:w="2640" w:type="dxa"/>
          </w:tcPr>
          <w:p w14:paraId="0ABD666A" w14:textId="77777777" w:rsidR="004B3874" w:rsidRDefault="00000000">
            <w:pPr>
              <w:pStyle w:val="Compact"/>
            </w:pPr>
            <w:r>
              <w:t>Legacy- und Fallback-Listen</w:t>
            </w:r>
          </w:p>
        </w:tc>
      </w:tr>
      <w:tr w:rsidR="004B3874" w14:paraId="591D8F32" w14:textId="77777777">
        <w:tc>
          <w:tcPr>
            <w:tcW w:w="2640" w:type="dxa"/>
          </w:tcPr>
          <w:p w14:paraId="0F3751EA" w14:textId="77777777" w:rsidR="004B3874" w:rsidRDefault="00000000">
            <w:pPr>
              <w:pStyle w:val="Compact"/>
            </w:pPr>
            <w:r>
              <w:rPr>
                <w:rStyle w:val="VerbatimChar"/>
              </w:rPr>
              <w:t>user_progress</w:t>
            </w:r>
          </w:p>
        </w:tc>
        <w:tc>
          <w:tcPr>
            <w:tcW w:w="2640" w:type="dxa"/>
          </w:tcPr>
          <w:p w14:paraId="584E268B" w14:textId="77777777" w:rsidR="004B3874" w:rsidRPr="001268DF" w:rsidRDefault="00000000">
            <w:pPr>
              <w:pStyle w:val="Compact"/>
              <w:rPr>
                <w:lang w:val="de-DE"/>
              </w:rPr>
            </w:pPr>
            <w:r w:rsidRPr="001268DF">
              <w:rPr>
                <w:rStyle w:val="VerbatimChar"/>
                <w:lang w:val="de-DE"/>
              </w:rPr>
              <w:t>(user_id,step_id)</w:t>
            </w:r>
            <w:r w:rsidRPr="001268DF">
              <w:rPr>
                <w:lang w:val="de-DE"/>
              </w:rPr>
              <w:t xml:space="preserve"> eindeutig</w:t>
            </w:r>
          </w:p>
        </w:tc>
        <w:tc>
          <w:tcPr>
            <w:tcW w:w="2640" w:type="dxa"/>
          </w:tcPr>
          <w:p w14:paraId="4929869A" w14:textId="77777777" w:rsidR="004B3874" w:rsidRDefault="00000000">
            <w:pPr>
              <w:pStyle w:val="Compact"/>
            </w:pPr>
            <w:r>
              <w:t>Eindeutiger Progress pro Step</w:t>
            </w:r>
          </w:p>
        </w:tc>
      </w:tr>
      <w:tr w:rsidR="004B3874" w14:paraId="274106CE" w14:textId="77777777">
        <w:tc>
          <w:tcPr>
            <w:tcW w:w="2640" w:type="dxa"/>
          </w:tcPr>
          <w:p w14:paraId="5E0B556B" w14:textId="77777777" w:rsidR="004B3874" w:rsidRDefault="00000000">
            <w:pPr>
              <w:pStyle w:val="Compact"/>
            </w:pPr>
            <w:r>
              <w:rPr>
                <w:rStyle w:val="VerbatimChar"/>
              </w:rPr>
              <w:t>user_progress</w:t>
            </w:r>
          </w:p>
        </w:tc>
        <w:tc>
          <w:tcPr>
            <w:tcW w:w="2640" w:type="dxa"/>
          </w:tcPr>
          <w:p w14:paraId="73D8C50E" w14:textId="77777777" w:rsidR="004B3874" w:rsidRDefault="00000000">
            <w:pPr>
              <w:pStyle w:val="Compact"/>
            </w:pPr>
            <w:r>
              <w:rPr>
                <w:rStyle w:val="VerbatimChar"/>
              </w:rPr>
              <w:t>(user_id,survey_id)</w:t>
            </w:r>
          </w:p>
        </w:tc>
        <w:tc>
          <w:tcPr>
            <w:tcW w:w="2640" w:type="dxa"/>
          </w:tcPr>
          <w:p w14:paraId="5E0CAC76" w14:textId="77777777" w:rsidR="004B3874" w:rsidRDefault="00000000">
            <w:pPr>
              <w:pStyle w:val="Compact"/>
            </w:pPr>
            <w:r>
              <w:t>User-Dashboard und Survey-Scoping</w:t>
            </w:r>
          </w:p>
        </w:tc>
      </w:tr>
      <w:tr w:rsidR="004B3874" w14:paraId="780587CC" w14:textId="77777777">
        <w:tc>
          <w:tcPr>
            <w:tcW w:w="2640" w:type="dxa"/>
          </w:tcPr>
          <w:p w14:paraId="04AEE1CF" w14:textId="77777777" w:rsidR="004B3874" w:rsidRDefault="00000000">
            <w:pPr>
              <w:pStyle w:val="Compact"/>
            </w:pPr>
            <w:r>
              <w:rPr>
                <w:rStyle w:val="VerbatimChar"/>
              </w:rPr>
              <w:t>user_progress</w:t>
            </w:r>
          </w:p>
        </w:tc>
        <w:tc>
          <w:tcPr>
            <w:tcW w:w="2640" w:type="dxa"/>
          </w:tcPr>
          <w:p w14:paraId="441974ED" w14:textId="77777777" w:rsidR="004B3874" w:rsidRDefault="00000000">
            <w:pPr>
              <w:pStyle w:val="Compact"/>
            </w:pPr>
            <w:r>
              <w:rPr>
                <w:rStyle w:val="VerbatimChar"/>
              </w:rPr>
              <w:t>(user_id,step_order)</w:t>
            </w:r>
          </w:p>
        </w:tc>
        <w:tc>
          <w:tcPr>
            <w:tcW w:w="2640" w:type="dxa"/>
          </w:tcPr>
          <w:p w14:paraId="1FA780D1" w14:textId="77777777" w:rsidR="004B3874" w:rsidRDefault="00000000">
            <w:pPr>
              <w:pStyle w:val="Compact"/>
            </w:pPr>
            <w:r>
              <w:t>Profilzugriff über Order</w:t>
            </w:r>
          </w:p>
        </w:tc>
      </w:tr>
      <w:tr w:rsidR="004B3874" w14:paraId="0E8A6888" w14:textId="77777777">
        <w:tc>
          <w:tcPr>
            <w:tcW w:w="2640" w:type="dxa"/>
          </w:tcPr>
          <w:p w14:paraId="07378DF5" w14:textId="77777777" w:rsidR="004B3874" w:rsidRDefault="00000000">
            <w:pPr>
              <w:pStyle w:val="Compact"/>
            </w:pPr>
            <w:r>
              <w:rPr>
                <w:rStyle w:val="VerbatimChar"/>
              </w:rPr>
              <w:t>user_progress</w:t>
            </w:r>
          </w:p>
        </w:tc>
        <w:tc>
          <w:tcPr>
            <w:tcW w:w="2640" w:type="dxa"/>
          </w:tcPr>
          <w:p w14:paraId="794D9265" w14:textId="77777777" w:rsidR="004B3874" w:rsidRDefault="00000000">
            <w:pPr>
              <w:pStyle w:val="Compact"/>
            </w:pPr>
            <w:r>
              <w:rPr>
                <w:rStyle w:val="VerbatimChar"/>
              </w:rPr>
              <w:t>(step_id,status)</w:t>
            </w:r>
          </w:p>
        </w:tc>
        <w:tc>
          <w:tcPr>
            <w:tcW w:w="2640" w:type="dxa"/>
          </w:tcPr>
          <w:p w14:paraId="2FF614D8" w14:textId="77777777" w:rsidR="004B3874" w:rsidRDefault="00000000">
            <w:pPr>
              <w:pStyle w:val="Compact"/>
            </w:pPr>
            <w:r>
              <w:t>Statusauswertungen</w:t>
            </w:r>
          </w:p>
        </w:tc>
      </w:tr>
      <w:tr w:rsidR="004B3874" w14:paraId="7AEC5AA5" w14:textId="77777777">
        <w:tc>
          <w:tcPr>
            <w:tcW w:w="2640" w:type="dxa"/>
          </w:tcPr>
          <w:p w14:paraId="6ED8D683" w14:textId="77777777" w:rsidR="004B3874" w:rsidRDefault="00000000">
            <w:pPr>
              <w:pStyle w:val="Compact"/>
            </w:pPr>
            <w:r>
              <w:rPr>
                <w:rStyle w:val="VerbatimChar"/>
              </w:rPr>
              <w:t>user_progress</w:t>
            </w:r>
          </w:p>
        </w:tc>
        <w:tc>
          <w:tcPr>
            <w:tcW w:w="2640" w:type="dxa"/>
          </w:tcPr>
          <w:p w14:paraId="0FAA46C5" w14:textId="77777777" w:rsidR="004B3874" w:rsidRDefault="00000000">
            <w:pPr>
              <w:pStyle w:val="Compact"/>
            </w:pPr>
            <w:r>
              <w:rPr>
                <w:rStyle w:val="VerbatimChar"/>
              </w:rPr>
              <w:t>(user_id,status,step_order)</w:t>
            </w:r>
          </w:p>
        </w:tc>
        <w:tc>
          <w:tcPr>
            <w:tcW w:w="2640" w:type="dxa"/>
          </w:tcPr>
          <w:p w14:paraId="1269ABB1" w14:textId="77777777" w:rsidR="004B3874" w:rsidRDefault="00000000">
            <w:pPr>
              <w:pStyle w:val="Compact"/>
            </w:pPr>
            <w:r>
              <w:t>Fortschritt und ETA</w:t>
            </w:r>
          </w:p>
        </w:tc>
      </w:tr>
      <w:tr w:rsidR="004B3874" w14:paraId="4B5C4C47" w14:textId="77777777">
        <w:tc>
          <w:tcPr>
            <w:tcW w:w="2640" w:type="dxa"/>
          </w:tcPr>
          <w:p w14:paraId="585E78BB" w14:textId="77777777" w:rsidR="004B3874" w:rsidRDefault="00000000">
            <w:pPr>
              <w:pStyle w:val="Compact"/>
            </w:pPr>
            <w:r>
              <w:rPr>
                <w:rStyle w:val="VerbatimChar"/>
              </w:rPr>
              <w:t>partner_submissions</w:t>
            </w:r>
          </w:p>
        </w:tc>
        <w:tc>
          <w:tcPr>
            <w:tcW w:w="2640" w:type="dxa"/>
          </w:tcPr>
          <w:p w14:paraId="3B4A8376" w14:textId="77777777" w:rsidR="004B3874" w:rsidRDefault="00000000">
            <w:pPr>
              <w:pStyle w:val="Compact"/>
            </w:pPr>
            <w:r>
              <w:rPr>
                <w:rStyle w:val="VerbatimChar"/>
              </w:rPr>
              <w:t>(partner_id,user_id)</w:t>
            </w:r>
          </w:p>
        </w:tc>
        <w:tc>
          <w:tcPr>
            <w:tcW w:w="2640" w:type="dxa"/>
          </w:tcPr>
          <w:p w14:paraId="34A2246D" w14:textId="77777777" w:rsidR="004B3874" w:rsidRDefault="00000000">
            <w:pPr>
              <w:pStyle w:val="Compact"/>
            </w:pPr>
            <w:r>
              <w:t>Partnerlisten</w:t>
            </w:r>
          </w:p>
        </w:tc>
      </w:tr>
      <w:tr w:rsidR="004B3874" w14:paraId="79ECB2D3" w14:textId="77777777">
        <w:tc>
          <w:tcPr>
            <w:tcW w:w="2640" w:type="dxa"/>
          </w:tcPr>
          <w:p w14:paraId="2EE7221A" w14:textId="77777777" w:rsidR="004B3874" w:rsidRDefault="00000000">
            <w:pPr>
              <w:pStyle w:val="Compact"/>
            </w:pPr>
            <w:r>
              <w:rPr>
                <w:rStyle w:val="VerbatimChar"/>
              </w:rPr>
              <w:t>partner_submissions</w:t>
            </w:r>
          </w:p>
        </w:tc>
        <w:tc>
          <w:tcPr>
            <w:tcW w:w="2640" w:type="dxa"/>
          </w:tcPr>
          <w:p w14:paraId="7413FEE8" w14:textId="77777777" w:rsidR="004B3874" w:rsidRDefault="00000000">
            <w:pPr>
              <w:pStyle w:val="Compact"/>
            </w:pPr>
            <w:r>
              <w:rPr>
                <w:rStyle w:val="VerbatimChar"/>
              </w:rPr>
              <w:t>(user_id,partner_id)</w:t>
            </w:r>
          </w:p>
        </w:tc>
        <w:tc>
          <w:tcPr>
            <w:tcW w:w="2640" w:type="dxa"/>
          </w:tcPr>
          <w:p w14:paraId="3E2704B7" w14:textId="77777777" w:rsidR="004B3874" w:rsidRDefault="00000000">
            <w:pPr>
              <w:pStyle w:val="Compact"/>
            </w:pPr>
            <w:r>
              <w:t>Berechtigungsprüfung</w:t>
            </w:r>
          </w:p>
        </w:tc>
      </w:tr>
      <w:tr w:rsidR="004B3874" w14:paraId="52881C86" w14:textId="77777777">
        <w:tc>
          <w:tcPr>
            <w:tcW w:w="2640" w:type="dxa"/>
          </w:tcPr>
          <w:p w14:paraId="08953A66" w14:textId="77777777" w:rsidR="004B3874" w:rsidRDefault="00000000">
            <w:pPr>
              <w:pStyle w:val="Compact"/>
            </w:pPr>
            <w:r>
              <w:rPr>
                <w:rStyle w:val="VerbatimChar"/>
              </w:rPr>
              <w:t>partner_submissions</w:t>
            </w:r>
          </w:p>
        </w:tc>
        <w:tc>
          <w:tcPr>
            <w:tcW w:w="2640" w:type="dxa"/>
          </w:tcPr>
          <w:p w14:paraId="5FEE0457" w14:textId="77777777" w:rsidR="004B3874" w:rsidRDefault="00000000">
            <w:pPr>
              <w:pStyle w:val="Compact"/>
            </w:pPr>
            <w:r>
              <w:rPr>
                <w:rStyle w:val="VerbatimChar"/>
              </w:rPr>
              <w:t>(partner_id,created_at)</w:t>
            </w:r>
          </w:p>
        </w:tc>
        <w:tc>
          <w:tcPr>
            <w:tcW w:w="2640" w:type="dxa"/>
          </w:tcPr>
          <w:p w14:paraId="49295AAB" w14:textId="77777777" w:rsidR="004B3874" w:rsidRDefault="00000000">
            <w:pPr>
              <w:pStyle w:val="Compact"/>
            </w:pPr>
            <w:r>
              <w:t>Timeline und neue Anfragen</w:t>
            </w:r>
          </w:p>
        </w:tc>
      </w:tr>
      <w:tr w:rsidR="004B3874" w14:paraId="7F82DE84" w14:textId="77777777">
        <w:tc>
          <w:tcPr>
            <w:tcW w:w="2640" w:type="dxa"/>
          </w:tcPr>
          <w:p w14:paraId="4ABB28AE" w14:textId="77777777" w:rsidR="004B3874" w:rsidRDefault="00000000">
            <w:pPr>
              <w:pStyle w:val="Compact"/>
            </w:pPr>
            <w:r>
              <w:rPr>
                <w:rStyle w:val="VerbatimChar"/>
              </w:rPr>
              <w:t>files</w:t>
            </w:r>
          </w:p>
        </w:tc>
        <w:tc>
          <w:tcPr>
            <w:tcW w:w="2640" w:type="dxa"/>
          </w:tcPr>
          <w:p w14:paraId="0914798D" w14:textId="77777777" w:rsidR="004B3874" w:rsidRDefault="00000000">
            <w:pPr>
              <w:pStyle w:val="Compact"/>
            </w:pPr>
            <w:r>
              <w:rPr>
                <w:rStyle w:val="VerbatimChar"/>
              </w:rPr>
              <w:t>id</w:t>
            </w:r>
            <w:r>
              <w:t xml:space="preserve"> eindeutig</w:t>
            </w:r>
          </w:p>
        </w:tc>
        <w:tc>
          <w:tcPr>
            <w:tcW w:w="2640" w:type="dxa"/>
          </w:tcPr>
          <w:p w14:paraId="7187BDA2" w14:textId="77777777" w:rsidR="004B3874" w:rsidRDefault="00000000">
            <w:pPr>
              <w:pStyle w:val="Compact"/>
            </w:pPr>
            <w:r>
              <w:t>Download-Endpunkt</w:t>
            </w:r>
          </w:p>
        </w:tc>
      </w:tr>
      <w:tr w:rsidR="004B3874" w14:paraId="241DC9E1" w14:textId="77777777">
        <w:tc>
          <w:tcPr>
            <w:tcW w:w="2640" w:type="dxa"/>
          </w:tcPr>
          <w:p w14:paraId="5A9F7918" w14:textId="77777777" w:rsidR="004B3874" w:rsidRDefault="00000000">
            <w:pPr>
              <w:pStyle w:val="Compact"/>
            </w:pPr>
            <w:r>
              <w:rPr>
                <w:rStyle w:val="VerbatimChar"/>
              </w:rPr>
              <w:t>files</w:t>
            </w:r>
          </w:p>
        </w:tc>
        <w:tc>
          <w:tcPr>
            <w:tcW w:w="2640" w:type="dxa"/>
          </w:tcPr>
          <w:p w14:paraId="32F57366" w14:textId="77777777" w:rsidR="004B3874" w:rsidRDefault="00000000">
            <w:pPr>
              <w:pStyle w:val="Compact"/>
            </w:pPr>
            <w:r>
              <w:rPr>
                <w:rStyle w:val="VerbatimChar"/>
              </w:rPr>
              <w:t>(user_id,created_at)</w:t>
            </w:r>
          </w:p>
        </w:tc>
        <w:tc>
          <w:tcPr>
            <w:tcW w:w="2640" w:type="dxa"/>
          </w:tcPr>
          <w:p w14:paraId="0D58D631" w14:textId="77777777" w:rsidR="004B3874" w:rsidRDefault="00000000">
            <w:pPr>
              <w:pStyle w:val="Compact"/>
            </w:pPr>
            <w:r>
              <w:t>Datei-Listen pro Nutzer</w:t>
            </w:r>
          </w:p>
        </w:tc>
      </w:tr>
      <w:tr w:rsidR="004B3874" w14:paraId="4207ED9D" w14:textId="77777777">
        <w:tc>
          <w:tcPr>
            <w:tcW w:w="2640" w:type="dxa"/>
          </w:tcPr>
          <w:p w14:paraId="25D6796F" w14:textId="77777777" w:rsidR="004B3874" w:rsidRDefault="00000000">
            <w:pPr>
              <w:pStyle w:val="Compact"/>
            </w:pPr>
            <w:r>
              <w:rPr>
                <w:rStyle w:val="VerbatimChar"/>
              </w:rPr>
              <w:t>partners</w:t>
            </w:r>
          </w:p>
        </w:tc>
        <w:tc>
          <w:tcPr>
            <w:tcW w:w="2640" w:type="dxa"/>
          </w:tcPr>
          <w:p w14:paraId="2FFD4FBF" w14:textId="77777777" w:rsidR="004B3874" w:rsidRDefault="00000000">
            <w:pPr>
              <w:pStyle w:val="Compact"/>
            </w:pPr>
            <w:r>
              <w:rPr>
                <w:rStyle w:val="VerbatimChar"/>
              </w:rPr>
              <w:t>name</w:t>
            </w:r>
          </w:p>
        </w:tc>
        <w:tc>
          <w:tcPr>
            <w:tcW w:w="2640" w:type="dxa"/>
          </w:tcPr>
          <w:p w14:paraId="23E9239C" w14:textId="77777777" w:rsidR="004B3874" w:rsidRDefault="00000000">
            <w:pPr>
              <w:pStyle w:val="Compact"/>
            </w:pPr>
            <w:r>
              <w:t>Suche und Anzeige</w:t>
            </w:r>
          </w:p>
        </w:tc>
      </w:tr>
      <w:tr w:rsidR="004B3874" w14:paraId="1C307076" w14:textId="77777777">
        <w:tc>
          <w:tcPr>
            <w:tcW w:w="2640" w:type="dxa"/>
          </w:tcPr>
          <w:p w14:paraId="453386FD" w14:textId="77777777" w:rsidR="004B3874" w:rsidRDefault="00000000">
            <w:pPr>
              <w:pStyle w:val="Compact"/>
            </w:pPr>
            <w:r>
              <w:rPr>
                <w:rStyle w:val="VerbatimChar"/>
              </w:rPr>
              <w:t>partners</w:t>
            </w:r>
          </w:p>
        </w:tc>
        <w:tc>
          <w:tcPr>
            <w:tcW w:w="2640" w:type="dxa"/>
          </w:tcPr>
          <w:p w14:paraId="64CE616A" w14:textId="77777777" w:rsidR="004B3874" w:rsidRDefault="00000000">
            <w:pPr>
              <w:pStyle w:val="Compact"/>
            </w:pPr>
            <w:r>
              <w:rPr>
                <w:rStyle w:val="VerbatimChar"/>
              </w:rPr>
              <w:t>(is_active,tags)</w:t>
            </w:r>
          </w:p>
        </w:tc>
        <w:tc>
          <w:tcPr>
            <w:tcW w:w="2640" w:type="dxa"/>
          </w:tcPr>
          <w:p w14:paraId="5C7C009D" w14:textId="77777777" w:rsidR="004B3874" w:rsidRDefault="00000000">
            <w:pPr>
              <w:pStyle w:val="Compact"/>
            </w:pPr>
            <w:r>
              <w:t>Partner-Matching</w:t>
            </w:r>
          </w:p>
        </w:tc>
      </w:tr>
      <w:tr w:rsidR="004B3874" w14:paraId="097C8254" w14:textId="77777777">
        <w:tc>
          <w:tcPr>
            <w:tcW w:w="2640" w:type="dxa"/>
          </w:tcPr>
          <w:p w14:paraId="09572827" w14:textId="77777777" w:rsidR="004B3874" w:rsidRDefault="00000000">
            <w:pPr>
              <w:pStyle w:val="Compact"/>
            </w:pPr>
            <w:r>
              <w:rPr>
                <w:rStyle w:val="VerbatimChar"/>
              </w:rPr>
              <w:t>progress_history</w:t>
            </w:r>
          </w:p>
        </w:tc>
        <w:tc>
          <w:tcPr>
            <w:tcW w:w="2640" w:type="dxa"/>
          </w:tcPr>
          <w:p w14:paraId="6FAC0601" w14:textId="77777777" w:rsidR="004B3874" w:rsidRDefault="00000000">
            <w:pPr>
              <w:pStyle w:val="Compact"/>
            </w:pPr>
            <w:r>
              <w:rPr>
                <w:rStyle w:val="VerbatimChar"/>
              </w:rPr>
              <w:t>(user_id,timestamp)</w:t>
            </w:r>
          </w:p>
        </w:tc>
        <w:tc>
          <w:tcPr>
            <w:tcW w:w="2640" w:type="dxa"/>
          </w:tcPr>
          <w:p w14:paraId="356F4A27" w14:textId="77777777" w:rsidR="004B3874" w:rsidRDefault="00000000">
            <w:pPr>
              <w:pStyle w:val="Compact"/>
            </w:pPr>
            <w:r>
              <w:t>Historie</w:t>
            </w:r>
          </w:p>
        </w:tc>
      </w:tr>
      <w:tr w:rsidR="004B3874" w14:paraId="138F6740" w14:textId="77777777">
        <w:tc>
          <w:tcPr>
            <w:tcW w:w="2640" w:type="dxa"/>
          </w:tcPr>
          <w:p w14:paraId="08A080EC" w14:textId="77777777" w:rsidR="004B3874" w:rsidRDefault="00000000">
            <w:pPr>
              <w:pStyle w:val="Compact"/>
            </w:pPr>
            <w:r>
              <w:rPr>
                <w:rStyle w:val="VerbatimChar"/>
              </w:rPr>
              <w:t>audit_logs</w:t>
            </w:r>
          </w:p>
        </w:tc>
        <w:tc>
          <w:tcPr>
            <w:tcW w:w="2640" w:type="dxa"/>
          </w:tcPr>
          <w:p w14:paraId="107E9E40" w14:textId="77777777" w:rsidR="004B3874" w:rsidRDefault="00000000">
            <w:pPr>
              <w:pStyle w:val="Compact"/>
            </w:pPr>
            <w:r>
              <w:rPr>
                <w:rStyle w:val="VerbatimChar"/>
              </w:rPr>
              <w:t>timestamp</w:t>
            </w:r>
          </w:p>
        </w:tc>
        <w:tc>
          <w:tcPr>
            <w:tcW w:w="2640" w:type="dxa"/>
          </w:tcPr>
          <w:p w14:paraId="6489BFC9" w14:textId="77777777" w:rsidR="004B3874" w:rsidRDefault="00000000">
            <w:pPr>
              <w:pStyle w:val="Compact"/>
            </w:pPr>
            <w:r>
              <w:t>Audit-Anzeige</w:t>
            </w:r>
          </w:p>
        </w:tc>
      </w:tr>
      <w:tr w:rsidR="004B3874" w:rsidRPr="001268DF" w14:paraId="3F569144" w14:textId="77777777">
        <w:tc>
          <w:tcPr>
            <w:tcW w:w="2640" w:type="dxa"/>
          </w:tcPr>
          <w:p w14:paraId="7F78C4EF" w14:textId="77777777" w:rsidR="004B3874" w:rsidRDefault="00000000">
            <w:pPr>
              <w:pStyle w:val="Compact"/>
            </w:pPr>
            <w:r>
              <w:rPr>
                <w:rStyle w:val="VerbatimChar"/>
              </w:rPr>
              <w:t>billing_events</w:t>
            </w:r>
          </w:p>
        </w:tc>
        <w:tc>
          <w:tcPr>
            <w:tcW w:w="2640" w:type="dxa"/>
          </w:tcPr>
          <w:p w14:paraId="5727F7FD" w14:textId="77777777" w:rsidR="004B3874" w:rsidRDefault="00000000">
            <w:pPr>
              <w:pStyle w:val="Compact"/>
            </w:pPr>
            <w:r>
              <w:rPr>
                <w:rStyle w:val="VerbatimChar"/>
              </w:rPr>
              <w:t>event_key</w:t>
            </w:r>
            <w:r>
              <w:t xml:space="preserve"> eindeutig</w:t>
            </w:r>
          </w:p>
        </w:tc>
        <w:tc>
          <w:tcPr>
            <w:tcW w:w="2640" w:type="dxa"/>
          </w:tcPr>
          <w:p w14:paraId="336185CB" w14:textId="77777777" w:rsidR="004B3874" w:rsidRPr="001268DF" w:rsidRDefault="00000000">
            <w:pPr>
              <w:pStyle w:val="Compact"/>
              <w:rPr>
                <w:lang w:val="de-DE"/>
              </w:rPr>
            </w:pPr>
            <w:r w:rsidRPr="001268DF">
              <w:rPr>
                <w:lang w:val="de-DE"/>
              </w:rPr>
              <w:t xml:space="preserve">Verhindert Doppelabrechnung pro </w:t>
            </w:r>
            <w:r w:rsidRPr="001268DF">
              <w:rPr>
                <w:lang w:val="de-DE"/>
              </w:rPr>
              <w:lastRenderedPageBreak/>
              <w:t>Partner/User/Step</w:t>
            </w:r>
          </w:p>
        </w:tc>
      </w:tr>
      <w:tr w:rsidR="004B3874" w14:paraId="03C59DB5" w14:textId="77777777">
        <w:tc>
          <w:tcPr>
            <w:tcW w:w="2640" w:type="dxa"/>
          </w:tcPr>
          <w:p w14:paraId="770FB358" w14:textId="77777777" w:rsidR="004B3874" w:rsidRDefault="00000000">
            <w:pPr>
              <w:pStyle w:val="Compact"/>
            </w:pPr>
            <w:r>
              <w:rPr>
                <w:rStyle w:val="VerbatimChar"/>
              </w:rPr>
              <w:lastRenderedPageBreak/>
              <w:t>billing_events</w:t>
            </w:r>
          </w:p>
        </w:tc>
        <w:tc>
          <w:tcPr>
            <w:tcW w:w="2640" w:type="dxa"/>
          </w:tcPr>
          <w:p w14:paraId="30602869" w14:textId="77777777" w:rsidR="004B3874" w:rsidRDefault="00000000">
            <w:pPr>
              <w:pStyle w:val="Compact"/>
            </w:pPr>
            <w:r>
              <w:rPr>
                <w:rStyle w:val="VerbatimChar"/>
              </w:rPr>
              <w:t>(partner_id,billing_period,status)</w:t>
            </w:r>
          </w:p>
        </w:tc>
        <w:tc>
          <w:tcPr>
            <w:tcW w:w="2640" w:type="dxa"/>
          </w:tcPr>
          <w:p w14:paraId="73FB1E48" w14:textId="77777777" w:rsidR="004B3874" w:rsidRDefault="00000000">
            <w:pPr>
              <w:pStyle w:val="Compact"/>
            </w:pPr>
            <w:r>
              <w:t>Partner- und Periodenübersichten</w:t>
            </w:r>
          </w:p>
        </w:tc>
      </w:tr>
      <w:tr w:rsidR="004B3874" w14:paraId="2C557356" w14:textId="77777777">
        <w:tc>
          <w:tcPr>
            <w:tcW w:w="2640" w:type="dxa"/>
          </w:tcPr>
          <w:p w14:paraId="4F3FCB72" w14:textId="77777777" w:rsidR="004B3874" w:rsidRDefault="00000000">
            <w:pPr>
              <w:pStyle w:val="Compact"/>
            </w:pPr>
            <w:r>
              <w:rPr>
                <w:rStyle w:val="VerbatimChar"/>
              </w:rPr>
              <w:t>billing_events</w:t>
            </w:r>
          </w:p>
        </w:tc>
        <w:tc>
          <w:tcPr>
            <w:tcW w:w="2640" w:type="dxa"/>
          </w:tcPr>
          <w:p w14:paraId="5D6CB213" w14:textId="77777777" w:rsidR="004B3874" w:rsidRDefault="00000000">
            <w:pPr>
              <w:pStyle w:val="Compact"/>
            </w:pPr>
            <w:r>
              <w:rPr>
                <w:rStyle w:val="VerbatimChar"/>
              </w:rPr>
              <w:t>(survey_id,step_id,completed_at)</w:t>
            </w:r>
          </w:p>
        </w:tc>
        <w:tc>
          <w:tcPr>
            <w:tcW w:w="2640" w:type="dxa"/>
          </w:tcPr>
          <w:p w14:paraId="2DF85EB1" w14:textId="77777777" w:rsidR="004B3874" w:rsidRDefault="00000000">
            <w:pPr>
              <w:pStyle w:val="Compact"/>
            </w:pPr>
            <w:r>
              <w:t>Milestone-Auswertungen</w:t>
            </w:r>
          </w:p>
        </w:tc>
      </w:tr>
      <w:tr w:rsidR="004B3874" w14:paraId="71EC248B" w14:textId="77777777">
        <w:tc>
          <w:tcPr>
            <w:tcW w:w="2640" w:type="dxa"/>
          </w:tcPr>
          <w:p w14:paraId="65366535" w14:textId="77777777" w:rsidR="004B3874" w:rsidRDefault="00000000">
            <w:pPr>
              <w:pStyle w:val="Compact"/>
            </w:pPr>
            <w:r>
              <w:rPr>
                <w:rStyle w:val="VerbatimChar"/>
              </w:rPr>
              <w:t>partner_subscriptions</w:t>
            </w:r>
          </w:p>
        </w:tc>
        <w:tc>
          <w:tcPr>
            <w:tcW w:w="2640" w:type="dxa"/>
          </w:tcPr>
          <w:p w14:paraId="72D5A095" w14:textId="77777777" w:rsidR="004B3874" w:rsidRDefault="00000000">
            <w:pPr>
              <w:pStyle w:val="Compact"/>
            </w:pPr>
            <w:r>
              <w:rPr>
                <w:rStyle w:val="VerbatimChar"/>
              </w:rPr>
              <w:t>(partner_id,status)</w:t>
            </w:r>
          </w:p>
        </w:tc>
        <w:tc>
          <w:tcPr>
            <w:tcW w:w="2640" w:type="dxa"/>
          </w:tcPr>
          <w:p w14:paraId="087E576A" w14:textId="77777777" w:rsidR="004B3874" w:rsidRDefault="00000000">
            <w:pPr>
              <w:pStyle w:val="Compact"/>
            </w:pPr>
            <w:r>
              <w:t>Abo-Statusprüfung</w:t>
            </w:r>
          </w:p>
        </w:tc>
      </w:tr>
      <w:tr w:rsidR="004B3874" w14:paraId="1B12092E" w14:textId="77777777">
        <w:tc>
          <w:tcPr>
            <w:tcW w:w="2640" w:type="dxa"/>
          </w:tcPr>
          <w:p w14:paraId="0B42DAB1" w14:textId="77777777" w:rsidR="004B3874" w:rsidRDefault="00000000">
            <w:pPr>
              <w:pStyle w:val="Compact"/>
            </w:pPr>
            <w:r>
              <w:rPr>
                <w:rStyle w:val="VerbatimChar"/>
              </w:rPr>
              <w:t>payment_provider_events</w:t>
            </w:r>
          </w:p>
        </w:tc>
        <w:tc>
          <w:tcPr>
            <w:tcW w:w="2640" w:type="dxa"/>
          </w:tcPr>
          <w:p w14:paraId="1ECC64E3" w14:textId="77777777" w:rsidR="004B3874" w:rsidRPr="001268DF" w:rsidRDefault="00000000">
            <w:pPr>
              <w:pStyle w:val="Compact"/>
              <w:rPr>
                <w:lang w:val="de-DE"/>
              </w:rPr>
            </w:pPr>
            <w:r w:rsidRPr="001268DF">
              <w:rPr>
                <w:rStyle w:val="VerbatimChar"/>
                <w:lang w:val="de-DE"/>
              </w:rPr>
              <w:t>(provider,provider_event_id)</w:t>
            </w:r>
            <w:r w:rsidRPr="001268DF">
              <w:rPr>
                <w:lang w:val="de-DE"/>
              </w:rPr>
              <w:t xml:space="preserve"> eindeutig</w:t>
            </w:r>
          </w:p>
        </w:tc>
        <w:tc>
          <w:tcPr>
            <w:tcW w:w="2640" w:type="dxa"/>
          </w:tcPr>
          <w:p w14:paraId="22470EDD" w14:textId="77777777" w:rsidR="004B3874" w:rsidRDefault="00000000">
            <w:pPr>
              <w:pStyle w:val="Compact"/>
            </w:pPr>
            <w:r>
              <w:t>Webhook-Idempotenz</w:t>
            </w:r>
          </w:p>
        </w:tc>
      </w:tr>
    </w:tbl>
    <w:p w14:paraId="1DF6FBD6" w14:textId="77777777" w:rsidR="004B3874" w:rsidRDefault="00000000">
      <w:pPr>
        <w:pStyle w:val="berschrift2"/>
      </w:pPr>
      <w:bookmarkStart w:id="37" w:name="betrieb"/>
      <w:bookmarkEnd w:id="34"/>
      <w:bookmarkEnd w:id="36"/>
      <w:r>
        <w:t>10. Betrieb</w:t>
      </w:r>
    </w:p>
    <w:p w14:paraId="2727F738" w14:textId="77777777" w:rsidR="004B3874" w:rsidRDefault="00000000">
      <w:pPr>
        <w:pStyle w:val="berschrift3"/>
      </w:pPr>
      <w:bookmarkStart w:id="38" w:name="lokaler-start"/>
      <w:r>
        <w:t>10.1 Lokaler Start</w:t>
      </w:r>
    </w:p>
    <w:p w14:paraId="4343D4D8" w14:textId="77777777" w:rsidR="004B3874" w:rsidRDefault="00000000">
      <w:pPr>
        <w:pStyle w:val="SourceCode"/>
      </w:pPr>
      <w:r>
        <w:rPr>
          <w:rStyle w:val="ExtensionTok"/>
        </w:rPr>
        <w:t>docker</w:t>
      </w:r>
      <w:r>
        <w:rPr>
          <w:rStyle w:val="NormalTok"/>
        </w:rPr>
        <w:t xml:space="preserve"> compose up </w:t>
      </w:r>
      <w:r>
        <w:rPr>
          <w:rStyle w:val="AttributeTok"/>
        </w:rPr>
        <w:t>-d</w:t>
      </w:r>
      <w:r>
        <w:rPr>
          <w:rStyle w:val="NormalTok"/>
        </w:rPr>
        <w:t xml:space="preserve"> mongo backend</w:t>
      </w:r>
      <w:r>
        <w:br/>
      </w:r>
      <w:r>
        <w:rPr>
          <w:rStyle w:val="BuiltInTok"/>
        </w:rPr>
        <w:t>cd</w:t>
      </w:r>
      <w:r>
        <w:rPr>
          <w:rStyle w:val="NormalTok"/>
        </w:rPr>
        <w:t xml:space="preserve"> frontend</w:t>
      </w:r>
      <w:r>
        <w:br/>
      </w:r>
      <w:r>
        <w:rPr>
          <w:rStyle w:val="VariableTok"/>
        </w:rPr>
        <w:t>BROWSER</w:t>
      </w:r>
      <w:r>
        <w:rPr>
          <w:rStyle w:val="OperatorTok"/>
        </w:rPr>
        <w:t>=</w:t>
      </w:r>
      <w:r>
        <w:rPr>
          <w:rStyle w:val="NormalTok"/>
        </w:rPr>
        <w:t xml:space="preserve">none </w:t>
      </w:r>
      <w:r>
        <w:rPr>
          <w:rStyle w:val="VariableTok"/>
        </w:rPr>
        <w:t>HOST</w:t>
      </w:r>
      <w:r>
        <w:rPr>
          <w:rStyle w:val="OperatorTok"/>
        </w:rPr>
        <w:t>=</w:t>
      </w:r>
      <w:r>
        <w:rPr>
          <w:rStyle w:val="NormalTok"/>
        </w:rPr>
        <w:t xml:space="preserve">0.0.0.0 </w:t>
      </w:r>
      <w:r>
        <w:rPr>
          <w:rStyle w:val="VariableTok"/>
        </w:rPr>
        <w:t>PORT</w:t>
      </w:r>
      <w:r>
        <w:rPr>
          <w:rStyle w:val="OperatorTok"/>
        </w:rPr>
        <w:t>=</w:t>
      </w:r>
      <w:r>
        <w:rPr>
          <w:rStyle w:val="NormalTok"/>
        </w:rPr>
        <w:t xml:space="preserve">3000 </w:t>
      </w:r>
      <w:r>
        <w:rPr>
          <w:rStyle w:val="ExtensionTok"/>
        </w:rPr>
        <w:t>npm</w:t>
      </w:r>
      <w:r>
        <w:rPr>
          <w:rStyle w:val="NormalTok"/>
        </w:rPr>
        <w:t xml:space="preserve"> start</w:t>
      </w:r>
    </w:p>
    <w:p w14:paraId="1C493079" w14:textId="77777777" w:rsidR="004B3874" w:rsidRDefault="00000000">
      <w:pPr>
        <w:pStyle w:val="berschrift3"/>
      </w:pPr>
      <w:bookmarkStart w:id="39" w:name="kanonischen-datenstand-herstellen"/>
      <w:bookmarkEnd w:id="38"/>
      <w:r>
        <w:t>10.2 Kanonischen Datenstand herstellen</w:t>
      </w:r>
    </w:p>
    <w:p w14:paraId="3ED548CE" w14:textId="77777777" w:rsidR="004B3874" w:rsidRDefault="00000000">
      <w:pPr>
        <w:pStyle w:val="SourceCode"/>
      </w:pPr>
      <w:r>
        <w:rPr>
          <w:rStyle w:val="ExtensionTok"/>
        </w:rPr>
        <w:t>docker</w:t>
      </w:r>
      <w:r>
        <w:rPr>
          <w:rStyle w:val="NormalTok"/>
        </w:rPr>
        <w:t xml:space="preserve"> exec gerdoctor-backend python /app/backend/seed_baseline.py </w:t>
      </w:r>
      <w:r>
        <w:rPr>
          <w:rStyle w:val="AttributeTok"/>
        </w:rPr>
        <w:t>--force</w:t>
      </w:r>
      <w:r>
        <w:br/>
      </w:r>
      <w:r>
        <w:rPr>
          <w:rStyle w:val="ExtensionTok"/>
        </w:rPr>
        <w:t>docker</w:t>
      </w:r>
      <w:r>
        <w:rPr>
          <w:rStyle w:val="NormalTok"/>
        </w:rPr>
        <w:t xml:space="preserve"> restart gerdoctor-backend</w:t>
      </w:r>
    </w:p>
    <w:p w14:paraId="1756DF2E" w14:textId="77777777" w:rsidR="004B3874" w:rsidRDefault="00000000">
      <w:pPr>
        <w:pStyle w:val="FirstParagraph"/>
      </w:pPr>
      <w:r>
        <w:t>Nur verifizieren:</w:t>
      </w:r>
    </w:p>
    <w:p w14:paraId="7ABCA11A" w14:textId="77777777" w:rsidR="004B3874" w:rsidRDefault="00000000">
      <w:pPr>
        <w:pStyle w:val="SourceCode"/>
      </w:pPr>
      <w:r>
        <w:rPr>
          <w:rStyle w:val="ExtensionTok"/>
        </w:rPr>
        <w:t>docker</w:t>
      </w:r>
      <w:r>
        <w:rPr>
          <w:rStyle w:val="NormalTok"/>
        </w:rPr>
        <w:t xml:space="preserve"> exec gerdoctor-backend python /app/backend/seed_baseline.py </w:t>
      </w:r>
      <w:r>
        <w:rPr>
          <w:rStyle w:val="AttributeTok"/>
        </w:rPr>
        <w:t>--verify-only</w:t>
      </w:r>
    </w:p>
    <w:p w14:paraId="317D67E5" w14:textId="77777777" w:rsidR="004B3874" w:rsidRDefault="00000000">
      <w:pPr>
        <w:pStyle w:val="berschrift3"/>
      </w:pPr>
      <w:bookmarkStart w:id="40" w:name="standard-logins"/>
      <w:bookmarkEnd w:id="39"/>
      <w:r>
        <w:t>10.3 Standard-Logins</w:t>
      </w:r>
    </w:p>
    <w:tbl>
      <w:tblPr>
        <w:tblStyle w:val="Table"/>
        <w:tblW w:w="0" w:type="auto"/>
        <w:tblLook w:val="0020" w:firstRow="1" w:lastRow="0" w:firstColumn="0" w:lastColumn="0" w:noHBand="0" w:noVBand="0"/>
      </w:tblPr>
      <w:tblGrid>
        <w:gridCol w:w="2226"/>
        <w:gridCol w:w="5418"/>
      </w:tblGrid>
      <w:tr w:rsidR="004B3874" w14:paraId="2EA830EE"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0" w:type="auto"/>
          </w:tcPr>
          <w:p w14:paraId="33078300" w14:textId="77777777" w:rsidR="004B3874" w:rsidRDefault="00000000">
            <w:pPr>
              <w:pStyle w:val="Compact"/>
            </w:pPr>
            <w:r>
              <w:t>Rolle</w:t>
            </w:r>
          </w:p>
        </w:tc>
        <w:tc>
          <w:tcPr>
            <w:tcW w:w="0" w:type="auto"/>
          </w:tcPr>
          <w:p w14:paraId="4239636D" w14:textId="77777777" w:rsidR="004B3874" w:rsidRDefault="00000000">
            <w:pPr>
              <w:pStyle w:val="Compact"/>
            </w:pPr>
            <w:r>
              <w:t>Zugangsdaten</w:t>
            </w:r>
          </w:p>
        </w:tc>
      </w:tr>
      <w:tr w:rsidR="004B3874" w14:paraId="5989582C" w14:textId="77777777">
        <w:tc>
          <w:tcPr>
            <w:tcW w:w="0" w:type="auto"/>
          </w:tcPr>
          <w:p w14:paraId="0569D642" w14:textId="77777777" w:rsidR="004B3874" w:rsidRDefault="00000000">
            <w:pPr>
              <w:pStyle w:val="Compact"/>
            </w:pPr>
            <w:r>
              <w:t>Admin</w:t>
            </w:r>
          </w:p>
        </w:tc>
        <w:tc>
          <w:tcPr>
            <w:tcW w:w="0" w:type="auto"/>
          </w:tcPr>
          <w:p w14:paraId="484D5381" w14:textId="77777777" w:rsidR="004B3874" w:rsidRDefault="00000000">
            <w:pPr>
              <w:pStyle w:val="Compact"/>
            </w:pPr>
            <w:r>
              <w:rPr>
                <w:rStyle w:val="VerbatimChar"/>
              </w:rPr>
              <w:t>admin@example.com / Admin123!</w:t>
            </w:r>
          </w:p>
        </w:tc>
      </w:tr>
      <w:tr w:rsidR="004B3874" w14:paraId="6102DECE" w14:textId="77777777">
        <w:tc>
          <w:tcPr>
            <w:tcW w:w="0" w:type="auto"/>
          </w:tcPr>
          <w:p w14:paraId="050887CC" w14:textId="77777777" w:rsidR="004B3874" w:rsidRDefault="00000000">
            <w:pPr>
              <w:pStyle w:val="Compact"/>
            </w:pPr>
            <w:r>
              <w:t>Partner</w:t>
            </w:r>
          </w:p>
        </w:tc>
        <w:tc>
          <w:tcPr>
            <w:tcW w:w="0" w:type="auto"/>
          </w:tcPr>
          <w:p w14:paraId="334E6198" w14:textId="77777777" w:rsidR="004B3874" w:rsidRDefault="00000000">
            <w:pPr>
              <w:pStyle w:val="Compact"/>
            </w:pPr>
            <w:r>
              <w:rPr>
                <w:rStyle w:val="VerbatimChar"/>
              </w:rPr>
              <w:t>empfang@chrizz1001.de / Partner123!</w:t>
            </w:r>
          </w:p>
        </w:tc>
      </w:tr>
      <w:tr w:rsidR="004B3874" w:rsidRPr="001268DF" w14:paraId="540F6BEB" w14:textId="77777777">
        <w:tc>
          <w:tcPr>
            <w:tcW w:w="0" w:type="auto"/>
          </w:tcPr>
          <w:p w14:paraId="462A75D4" w14:textId="77777777" w:rsidR="004B3874" w:rsidRDefault="00000000">
            <w:pPr>
              <w:pStyle w:val="Compact"/>
            </w:pPr>
            <w:r>
              <w:t>Alternativer Partner</w:t>
            </w:r>
          </w:p>
        </w:tc>
        <w:tc>
          <w:tcPr>
            <w:tcW w:w="0" w:type="auto"/>
          </w:tcPr>
          <w:p w14:paraId="65F71C8E" w14:textId="77777777" w:rsidR="004B3874" w:rsidRPr="001268DF" w:rsidRDefault="00000000">
            <w:pPr>
              <w:pStyle w:val="Compact"/>
              <w:rPr>
                <w:lang w:val="de-DE"/>
              </w:rPr>
            </w:pPr>
            <w:r w:rsidRPr="001268DF">
              <w:rPr>
                <w:rStyle w:val="VerbatimChar"/>
                <w:lang w:val="de-DE"/>
              </w:rPr>
              <w:t>partner-example@chrizz1001.de / Partner123!</w:t>
            </w:r>
          </w:p>
        </w:tc>
      </w:tr>
    </w:tbl>
    <w:p w14:paraId="6EAC0BA2" w14:textId="77777777" w:rsidR="004B3874" w:rsidRDefault="00000000">
      <w:pPr>
        <w:pStyle w:val="berschrift2"/>
      </w:pPr>
      <w:bookmarkStart w:id="41" w:name="tests"/>
      <w:bookmarkEnd w:id="37"/>
      <w:bookmarkEnd w:id="40"/>
      <w:r>
        <w:t>11. Tests</w:t>
      </w:r>
    </w:p>
    <w:p w14:paraId="594729F4" w14:textId="77777777" w:rsidR="004B3874" w:rsidRDefault="00000000">
      <w:pPr>
        <w:pStyle w:val="berschrift3"/>
      </w:pPr>
      <w:bookmarkStart w:id="42" w:name="backend-ohne-browser-suiten"/>
      <w:r>
        <w:t>11.1 Backend ohne Browser-Suiten</w:t>
      </w:r>
    </w:p>
    <w:p w14:paraId="1A216942" w14:textId="77777777" w:rsidR="004B3874" w:rsidRDefault="00000000">
      <w:pPr>
        <w:pStyle w:val="SourceCode"/>
      </w:pPr>
      <w:r>
        <w:rPr>
          <w:rStyle w:val="ExtensionTok"/>
        </w:rPr>
        <w:t>docker</w:t>
      </w:r>
      <w:r>
        <w:rPr>
          <w:rStyle w:val="NormalTok"/>
        </w:rPr>
        <w:t xml:space="preserve"> exec </w:t>
      </w:r>
      <w:r>
        <w:rPr>
          <w:rStyle w:val="AttributeTok"/>
        </w:rPr>
        <w:t>-e</w:t>
      </w:r>
      <w:r>
        <w:rPr>
          <w:rStyle w:val="NormalTok"/>
        </w:rPr>
        <w:t xml:space="preserve"> REACT_APP_BACKEND_URL=http://localhost:8001 </w:t>
      </w:r>
      <w:r>
        <w:rPr>
          <w:rStyle w:val="DataTypeTok"/>
        </w:rPr>
        <w:t>\</w:t>
      </w:r>
      <w:r>
        <w:br/>
      </w:r>
      <w:r>
        <w:rPr>
          <w:rStyle w:val="NormalTok"/>
        </w:rPr>
        <w:t xml:space="preserve">  gerdoctor-backend pytest </w:t>
      </w:r>
      <w:r>
        <w:rPr>
          <w:rStyle w:val="AttributeTok"/>
        </w:rPr>
        <w:t>-q</w:t>
      </w:r>
      <w:r>
        <w:rPr>
          <w:rStyle w:val="NormalTok"/>
        </w:rPr>
        <w:t xml:space="preserve"> tests </w:t>
      </w:r>
      <w:r>
        <w:rPr>
          <w:rStyle w:val="DataTypeTok"/>
        </w:rPr>
        <w:t>\</w:t>
      </w:r>
      <w:r>
        <w:br/>
      </w:r>
      <w:r>
        <w:rPr>
          <w:rStyle w:val="NormalTok"/>
        </w:rPr>
        <w:t xml:space="preserve">  </w:t>
      </w:r>
      <w:r>
        <w:rPr>
          <w:rStyle w:val="AttributeTok"/>
        </w:rPr>
        <w:t>--ignore</w:t>
      </w:r>
      <w:r>
        <w:rPr>
          <w:rStyle w:val="OperatorTok"/>
        </w:rPr>
        <w:t>=</w:t>
      </w:r>
      <w:r>
        <w:rPr>
          <w:rStyle w:val="NormalTok"/>
        </w:rPr>
        <w:t xml:space="preserve">tests/e2e_email_template_editor.py </w:t>
      </w:r>
      <w:r>
        <w:rPr>
          <w:rStyle w:val="DataTypeTok"/>
        </w:rPr>
        <w:t>\</w:t>
      </w:r>
      <w:r>
        <w:br/>
      </w:r>
      <w:r>
        <w:rPr>
          <w:rStyle w:val="NormalTok"/>
        </w:rPr>
        <w:t xml:space="preserve">  </w:t>
      </w:r>
      <w:r>
        <w:rPr>
          <w:rStyle w:val="AttributeTok"/>
        </w:rPr>
        <w:t>--ignore</w:t>
      </w:r>
      <w:r>
        <w:rPr>
          <w:rStyle w:val="OperatorTok"/>
        </w:rPr>
        <w:t>=</w:t>
      </w:r>
      <w:r>
        <w:rPr>
          <w:rStyle w:val="NormalTok"/>
        </w:rPr>
        <w:t xml:space="preserve">tests/e2e_flowbuilder.py </w:t>
      </w:r>
      <w:r>
        <w:rPr>
          <w:rStyle w:val="DataTypeTok"/>
        </w:rPr>
        <w:t>\</w:t>
      </w:r>
      <w:r>
        <w:br/>
      </w:r>
      <w:r>
        <w:rPr>
          <w:rStyle w:val="NormalTok"/>
        </w:rPr>
        <w:t xml:space="preserve">  </w:t>
      </w:r>
      <w:r>
        <w:rPr>
          <w:rStyle w:val="AttributeTok"/>
        </w:rPr>
        <w:t>--ignore</w:t>
      </w:r>
      <w:r>
        <w:rPr>
          <w:rStyle w:val="OperatorTok"/>
        </w:rPr>
        <w:t>=</w:t>
      </w:r>
      <w:r>
        <w:rPr>
          <w:rStyle w:val="NormalTok"/>
        </w:rPr>
        <w:t xml:space="preserve">tests/test_admin_survey_steps_e2e.py </w:t>
      </w:r>
      <w:r>
        <w:rPr>
          <w:rStyle w:val="DataTypeTok"/>
        </w:rPr>
        <w:t>\</w:t>
      </w:r>
      <w:r>
        <w:br/>
      </w:r>
      <w:r>
        <w:rPr>
          <w:rStyle w:val="NormalTok"/>
        </w:rPr>
        <w:t xml:space="preserve">  </w:t>
      </w:r>
      <w:r>
        <w:rPr>
          <w:rStyle w:val="AttributeTok"/>
        </w:rPr>
        <w:t>--ignore</w:t>
      </w:r>
      <w:r>
        <w:rPr>
          <w:rStyle w:val="OperatorTok"/>
        </w:rPr>
        <w:t>=</w:t>
      </w:r>
      <w:r>
        <w:rPr>
          <w:rStyle w:val="NormalTok"/>
        </w:rPr>
        <w:t xml:space="preserve">tests/test_landing_pages_e2e.py </w:t>
      </w:r>
      <w:r>
        <w:rPr>
          <w:rStyle w:val="DataTypeTok"/>
        </w:rPr>
        <w:t>\</w:t>
      </w:r>
      <w:r>
        <w:br/>
      </w:r>
      <w:r>
        <w:rPr>
          <w:rStyle w:val="NormalTok"/>
        </w:rPr>
        <w:t xml:space="preserve">  </w:t>
      </w:r>
      <w:r>
        <w:rPr>
          <w:rStyle w:val="AttributeTok"/>
        </w:rPr>
        <w:t>--ignore</w:t>
      </w:r>
      <w:r>
        <w:rPr>
          <w:rStyle w:val="OperatorTok"/>
        </w:rPr>
        <w:t>=</w:t>
      </w:r>
      <w:r>
        <w:rPr>
          <w:rStyle w:val="NormalTok"/>
        </w:rPr>
        <w:t>tests/test_e2e_step_walkthrough.py</w:t>
      </w:r>
    </w:p>
    <w:p w14:paraId="0ECFC6DF" w14:textId="77777777" w:rsidR="004B3874" w:rsidRDefault="00000000">
      <w:pPr>
        <w:pStyle w:val="berschrift3"/>
      </w:pPr>
      <w:bookmarkStart w:id="43" w:name="gezielte-performance--und-security-suite"/>
      <w:bookmarkEnd w:id="42"/>
      <w:r>
        <w:lastRenderedPageBreak/>
        <w:t>11.2 Gezielte Performance- und Security-Suite</w:t>
      </w:r>
    </w:p>
    <w:p w14:paraId="540D0DD6" w14:textId="77777777" w:rsidR="004B3874" w:rsidRDefault="00000000">
      <w:pPr>
        <w:pStyle w:val="SourceCode"/>
      </w:pPr>
      <w:r>
        <w:rPr>
          <w:rStyle w:val="ExtensionTok"/>
        </w:rPr>
        <w:t>docker</w:t>
      </w:r>
      <w:r>
        <w:rPr>
          <w:rStyle w:val="NormalTok"/>
        </w:rPr>
        <w:t xml:space="preserve"> exec </w:t>
      </w:r>
      <w:r>
        <w:rPr>
          <w:rStyle w:val="AttributeTok"/>
        </w:rPr>
        <w:t>-e</w:t>
      </w:r>
      <w:r>
        <w:rPr>
          <w:rStyle w:val="NormalTok"/>
        </w:rPr>
        <w:t xml:space="preserve"> REACT_APP_BACKEND_URL=http://localhost:8001 </w:t>
      </w:r>
      <w:r>
        <w:rPr>
          <w:rStyle w:val="DataTypeTok"/>
        </w:rPr>
        <w:t>\</w:t>
      </w:r>
      <w:r>
        <w:br/>
      </w:r>
      <w:r>
        <w:rPr>
          <w:rStyle w:val="NormalTok"/>
        </w:rPr>
        <w:t xml:space="preserve">  gerdoctor-backend pytest </w:t>
      </w:r>
      <w:r>
        <w:rPr>
          <w:rStyle w:val="AttributeTok"/>
        </w:rPr>
        <w:t>-q</w:t>
      </w:r>
      <w:r>
        <w:rPr>
          <w:rStyle w:val="NormalTok"/>
        </w:rPr>
        <w:t xml:space="preserve"> </w:t>
      </w:r>
      <w:r>
        <w:rPr>
          <w:rStyle w:val="DataTypeTok"/>
        </w:rPr>
        <w:t>\</w:t>
      </w:r>
      <w:r>
        <w:br/>
      </w:r>
      <w:r>
        <w:rPr>
          <w:rStyle w:val="NormalTok"/>
        </w:rPr>
        <w:t xml:space="preserve">  tests/test_reload_performance.py </w:t>
      </w:r>
      <w:r>
        <w:rPr>
          <w:rStyle w:val="DataTypeTok"/>
        </w:rPr>
        <w:t>\</w:t>
      </w:r>
      <w:r>
        <w:br/>
      </w:r>
      <w:r>
        <w:rPr>
          <w:rStyle w:val="NormalTok"/>
        </w:rPr>
        <w:t xml:space="preserve">  tests/test_file_access_security.py </w:t>
      </w:r>
      <w:r>
        <w:rPr>
          <w:rStyle w:val="DataTypeTok"/>
        </w:rPr>
        <w:t>\</w:t>
      </w:r>
      <w:r>
        <w:br/>
      </w:r>
      <w:r>
        <w:rPr>
          <w:rStyle w:val="NormalTok"/>
        </w:rPr>
        <w:t xml:space="preserve">  tests/test_admin_user_survey_assignment.py </w:t>
      </w:r>
      <w:r>
        <w:rPr>
          <w:rStyle w:val="DataTypeTok"/>
        </w:rPr>
        <w:t>\</w:t>
      </w:r>
      <w:r>
        <w:br/>
      </w:r>
      <w:r>
        <w:rPr>
          <w:rStyle w:val="NormalTok"/>
        </w:rPr>
        <w:t xml:space="preserve">  tests/test_partner_insights_alignment.py </w:t>
      </w:r>
      <w:r>
        <w:rPr>
          <w:rStyle w:val="DataTypeTok"/>
        </w:rPr>
        <w:t>\</w:t>
      </w:r>
      <w:r>
        <w:br/>
      </w:r>
      <w:r>
        <w:rPr>
          <w:rStyle w:val="NormalTok"/>
        </w:rPr>
        <w:t xml:space="preserve">  tests/test_new_features_iter34.py </w:t>
      </w:r>
      <w:r>
        <w:rPr>
          <w:rStyle w:val="DataTypeTok"/>
        </w:rPr>
        <w:t>\</w:t>
      </w:r>
      <w:r>
        <w:br/>
      </w:r>
      <w:r>
        <w:rPr>
          <w:rStyle w:val="NormalTok"/>
        </w:rPr>
        <w:t xml:space="preserve">  tests/test_partner_completed_users_split.py </w:t>
      </w:r>
      <w:r>
        <w:rPr>
          <w:rStyle w:val="DataTypeTok"/>
        </w:rPr>
        <w:t>\</w:t>
      </w:r>
      <w:r>
        <w:br/>
      </w:r>
      <w:r>
        <w:rPr>
          <w:rStyle w:val="NormalTok"/>
        </w:rPr>
        <w:t xml:space="preserve">  tests/test_partner_milestone_complete.py</w:t>
      </w:r>
    </w:p>
    <w:p w14:paraId="13D8A6C2" w14:textId="77777777" w:rsidR="004B3874" w:rsidRPr="001268DF" w:rsidRDefault="00000000">
      <w:pPr>
        <w:pStyle w:val="FirstParagraph"/>
        <w:rPr>
          <w:lang w:val="de-DE"/>
        </w:rPr>
      </w:pPr>
      <w:r w:rsidRPr="001268DF">
        <w:rPr>
          <w:lang w:val="de-DE"/>
        </w:rPr>
        <w:t xml:space="preserve">Letzter dokumentierter Stand: </w:t>
      </w:r>
      <w:r w:rsidRPr="001268DF">
        <w:rPr>
          <w:rStyle w:val="VerbatimChar"/>
          <w:lang w:val="de-DE"/>
        </w:rPr>
        <w:t>24 passed</w:t>
      </w:r>
      <w:r w:rsidRPr="001268DF">
        <w:rPr>
          <w:lang w:val="de-DE"/>
        </w:rPr>
        <w:t>.</w:t>
      </w:r>
    </w:p>
    <w:p w14:paraId="7982160C" w14:textId="77777777" w:rsidR="004B3874" w:rsidRPr="001268DF" w:rsidRDefault="00000000">
      <w:pPr>
        <w:pStyle w:val="berschrift3"/>
        <w:rPr>
          <w:lang w:val="de-DE"/>
        </w:rPr>
      </w:pPr>
      <w:bookmarkStart w:id="44" w:name="relevante-testdateien"/>
      <w:bookmarkEnd w:id="43"/>
      <w:r w:rsidRPr="001268DF">
        <w:rPr>
          <w:lang w:val="de-DE"/>
        </w:rPr>
        <w:t>11.3 Relevante Testdateien</w:t>
      </w:r>
    </w:p>
    <w:tbl>
      <w:tblPr>
        <w:tblStyle w:val="Table"/>
        <w:tblW w:w="5000" w:type="pct"/>
        <w:tblLayout w:type="fixed"/>
        <w:tblLook w:val="0020" w:firstRow="1" w:lastRow="0" w:firstColumn="0" w:lastColumn="0" w:noHBand="0" w:noVBand="0"/>
      </w:tblPr>
      <w:tblGrid>
        <w:gridCol w:w="4811"/>
        <w:gridCol w:w="4811"/>
      </w:tblGrid>
      <w:tr w:rsidR="004B3874" w14:paraId="13C8C4CA"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94C5B2" w14:textId="77777777" w:rsidR="004B3874" w:rsidRDefault="00000000">
            <w:pPr>
              <w:pStyle w:val="Compact"/>
            </w:pPr>
            <w:r>
              <w:t>Testdatei</w:t>
            </w:r>
          </w:p>
        </w:tc>
        <w:tc>
          <w:tcPr>
            <w:tcW w:w="3960" w:type="dxa"/>
          </w:tcPr>
          <w:p w14:paraId="7C70F089" w14:textId="77777777" w:rsidR="004B3874" w:rsidRDefault="00000000">
            <w:pPr>
              <w:pStyle w:val="Compact"/>
            </w:pPr>
            <w:r>
              <w:t>Zweck</w:t>
            </w:r>
          </w:p>
        </w:tc>
      </w:tr>
      <w:tr w:rsidR="004B3874" w14:paraId="6794C1EA" w14:textId="77777777">
        <w:tc>
          <w:tcPr>
            <w:tcW w:w="3960" w:type="dxa"/>
          </w:tcPr>
          <w:p w14:paraId="1832272B" w14:textId="77777777" w:rsidR="004B3874" w:rsidRDefault="00000000">
            <w:pPr>
              <w:pStyle w:val="Compact"/>
            </w:pPr>
            <w:r>
              <w:rPr>
                <w:rStyle w:val="VerbatimChar"/>
              </w:rPr>
              <w:t>backend/tests/test_multi_survey_auth.py</w:t>
            </w:r>
          </w:p>
        </w:tc>
        <w:tc>
          <w:tcPr>
            <w:tcW w:w="3960" w:type="dxa"/>
          </w:tcPr>
          <w:p w14:paraId="57154F6C" w14:textId="77777777" w:rsidR="004B3874" w:rsidRDefault="00000000">
            <w:pPr>
              <w:pStyle w:val="Compact"/>
            </w:pPr>
            <w:r>
              <w:t>Multi-Survey-Registrierung und Auth</w:t>
            </w:r>
          </w:p>
        </w:tc>
      </w:tr>
      <w:tr w:rsidR="004B3874" w14:paraId="77ED2FC9" w14:textId="77777777">
        <w:tc>
          <w:tcPr>
            <w:tcW w:w="3960" w:type="dxa"/>
          </w:tcPr>
          <w:p w14:paraId="50E02C7C" w14:textId="77777777" w:rsidR="004B3874" w:rsidRDefault="00000000">
            <w:pPr>
              <w:pStyle w:val="Compact"/>
            </w:pPr>
            <w:r>
              <w:rPr>
                <w:rStyle w:val="VerbatimChar"/>
              </w:rPr>
              <w:t>backend/tests/test_pflege_survey_steps.py</w:t>
            </w:r>
          </w:p>
        </w:tc>
        <w:tc>
          <w:tcPr>
            <w:tcW w:w="3960" w:type="dxa"/>
          </w:tcPr>
          <w:p w14:paraId="43178243" w14:textId="77777777" w:rsidR="004B3874" w:rsidRDefault="00000000">
            <w:pPr>
              <w:pStyle w:val="Compact"/>
            </w:pPr>
            <w:r>
              <w:t>Pflege-Beispielszenario</w:t>
            </w:r>
          </w:p>
        </w:tc>
      </w:tr>
      <w:tr w:rsidR="004B3874" w14:paraId="7C5D4204" w14:textId="77777777">
        <w:tc>
          <w:tcPr>
            <w:tcW w:w="3960" w:type="dxa"/>
          </w:tcPr>
          <w:p w14:paraId="614F1DFD" w14:textId="77777777" w:rsidR="004B3874" w:rsidRDefault="00000000">
            <w:pPr>
              <w:pStyle w:val="Compact"/>
            </w:pPr>
            <w:r>
              <w:rPr>
                <w:rStyle w:val="VerbatimChar"/>
              </w:rPr>
              <w:t>backend/tests/test_reload_performance.py</w:t>
            </w:r>
          </w:p>
        </w:tc>
        <w:tc>
          <w:tcPr>
            <w:tcW w:w="3960" w:type="dxa"/>
          </w:tcPr>
          <w:p w14:paraId="333E695F" w14:textId="77777777" w:rsidR="004B3874" w:rsidRDefault="00000000">
            <w:pPr>
              <w:pStyle w:val="Compact"/>
            </w:pPr>
            <w:r>
              <w:t>Reload-Hotpaths und Indizes</w:t>
            </w:r>
          </w:p>
        </w:tc>
      </w:tr>
      <w:tr w:rsidR="004B3874" w14:paraId="63167646" w14:textId="77777777">
        <w:tc>
          <w:tcPr>
            <w:tcW w:w="3960" w:type="dxa"/>
          </w:tcPr>
          <w:p w14:paraId="20BA91DC" w14:textId="77777777" w:rsidR="004B3874" w:rsidRDefault="00000000">
            <w:pPr>
              <w:pStyle w:val="Compact"/>
            </w:pPr>
            <w:r>
              <w:rPr>
                <w:rStyle w:val="VerbatimChar"/>
              </w:rPr>
              <w:t>backend/tests/test_file_access_security.py</w:t>
            </w:r>
          </w:p>
        </w:tc>
        <w:tc>
          <w:tcPr>
            <w:tcW w:w="3960" w:type="dxa"/>
          </w:tcPr>
          <w:p w14:paraId="307A68E2" w14:textId="77777777" w:rsidR="004B3874" w:rsidRDefault="00000000">
            <w:pPr>
              <w:pStyle w:val="Compact"/>
            </w:pPr>
            <w:r>
              <w:t>Upload- und Download-Sicherheit</w:t>
            </w:r>
          </w:p>
        </w:tc>
      </w:tr>
      <w:tr w:rsidR="004B3874" w14:paraId="6FC09926" w14:textId="77777777">
        <w:tc>
          <w:tcPr>
            <w:tcW w:w="3960" w:type="dxa"/>
          </w:tcPr>
          <w:p w14:paraId="6FC442E7" w14:textId="77777777" w:rsidR="004B3874" w:rsidRDefault="00000000">
            <w:pPr>
              <w:pStyle w:val="Compact"/>
            </w:pPr>
            <w:r>
              <w:rPr>
                <w:rStyle w:val="VerbatimChar"/>
              </w:rPr>
              <w:t>backend/tests/test_partner_insights_alignment.py</w:t>
            </w:r>
          </w:p>
        </w:tc>
        <w:tc>
          <w:tcPr>
            <w:tcW w:w="3960" w:type="dxa"/>
          </w:tcPr>
          <w:p w14:paraId="57479233" w14:textId="77777777" w:rsidR="004B3874" w:rsidRDefault="00000000">
            <w:pPr>
              <w:pStyle w:val="Compact"/>
            </w:pPr>
            <w:r>
              <w:t>Partner-Insights-Konsistenz</w:t>
            </w:r>
          </w:p>
        </w:tc>
      </w:tr>
      <w:tr w:rsidR="004B3874" w14:paraId="1FBF4299" w14:textId="77777777">
        <w:tc>
          <w:tcPr>
            <w:tcW w:w="3960" w:type="dxa"/>
          </w:tcPr>
          <w:p w14:paraId="4AC032DA" w14:textId="77777777" w:rsidR="004B3874" w:rsidRDefault="00000000">
            <w:pPr>
              <w:pStyle w:val="Compact"/>
            </w:pPr>
            <w:r>
              <w:rPr>
                <w:rStyle w:val="VerbatimChar"/>
              </w:rPr>
              <w:t>backend/tests/test_partner_milestone_complete.py</w:t>
            </w:r>
          </w:p>
        </w:tc>
        <w:tc>
          <w:tcPr>
            <w:tcW w:w="3960" w:type="dxa"/>
          </w:tcPr>
          <w:p w14:paraId="4A6BAC56" w14:textId="77777777" w:rsidR="004B3874" w:rsidRDefault="00000000">
            <w:pPr>
              <w:pStyle w:val="Compact"/>
            </w:pPr>
            <w:r>
              <w:t>Partner-Meilenstein-Abschluss</w:t>
            </w:r>
          </w:p>
        </w:tc>
      </w:tr>
      <w:tr w:rsidR="004B3874" w14:paraId="04AC8AC4" w14:textId="77777777">
        <w:tc>
          <w:tcPr>
            <w:tcW w:w="3960" w:type="dxa"/>
          </w:tcPr>
          <w:p w14:paraId="076ABBE1" w14:textId="77777777" w:rsidR="004B3874" w:rsidRDefault="00000000">
            <w:pPr>
              <w:pStyle w:val="Compact"/>
            </w:pPr>
            <w:r>
              <w:rPr>
                <w:rStyle w:val="VerbatimChar"/>
              </w:rPr>
              <w:t>backend/tests/test_admin_user_survey_assignment.py</w:t>
            </w:r>
          </w:p>
        </w:tc>
        <w:tc>
          <w:tcPr>
            <w:tcW w:w="3960" w:type="dxa"/>
          </w:tcPr>
          <w:p w14:paraId="24B6677A" w14:textId="77777777" w:rsidR="004B3874" w:rsidRDefault="00000000">
            <w:pPr>
              <w:pStyle w:val="Compact"/>
            </w:pPr>
            <w:r>
              <w:t>Admin-Survey-Zuweisung</w:t>
            </w:r>
          </w:p>
        </w:tc>
      </w:tr>
      <w:tr w:rsidR="004B3874" w:rsidRPr="001268DF" w14:paraId="1714FEEA" w14:textId="77777777">
        <w:tc>
          <w:tcPr>
            <w:tcW w:w="3960" w:type="dxa"/>
          </w:tcPr>
          <w:p w14:paraId="6A5433B4" w14:textId="77777777" w:rsidR="004B3874" w:rsidRDefault="00000000">
            <w:pPr>
              <w:pStyle w:val="Compact"/>
            </w:pPr>
            <w:r>
              <w:rPr>
                <w:rStyle w:val="VerbatimChar"/>
              </w:rPr>
              <w:t>backend/tests/test_access_control.py</w:t>
            </w:r>
          </w:p>
        </w:tc>
        <w:tc>
          <w:tcPr>
            <w:tcW w:w="3960" w:type="dxa"/>
          </w:tcPr>
          <w:p w14:paraId="3B506A91" w14:textId="77777777" w:rsidR="004B3874" w:rsidRPr="001268DF" w:rsidRDefault="00000000">
            <w:pPr>
              <w:pStyle w:val="Compact"/>
              <w:rPr>
                <w:lang w:val="de-DE"/>
              </w:rPr>
            </w:pPr>
            <w:r w:rsidRPr="001268DF">
              <w:rPr>
                <w:lang w:val="de-DE"/>
              </w:rPr>
              <w:t>Effektive Rechte, Gruppenmitgliedschaften und Overrides</w:t>
            </w:r>
          </w:p>
        </w:tc>
      </w:tr>
    </w:tbl>
    <w:p w14:paraId="1B84205D" w14:textId="77777777" w:rsidR="004B3874" w:rsidRDefault="00000000">
      <w:pPr>
        <w:pStyle w:val="berschrift2"/>
      </w:pPr>
      <w:bookmarkStart w:id="45" w:name="abgrenzungen-und-offene-punkte"/>
      <w:bookmarkEnd w:id="41"/>
      <w:bookmarkEnd w:id="44"/>
      <w:r>
        <w:t>12. Abgrenzungen und offene Punkte</w:t>
      </w:r>
    </w:p>
    <w:p w14:paraId="36DA62F5" w14:textId="77777777" w:rsidR="004B3874" w:rsidRPr="001268DF" w:rsidRDefault="00000000">
      <w:pPr>
        <w:pStyle w:val="Compact"/>
        <w:numPr>
          <w:ilvl w:val="0"/>
          <w:numId w:val="4"/>
        </w:numPr>
        <w:rPr>
          <w:lang w:val="de-DE"/>
        </w:rPr>
      </w:pPr>
      <w:r w:rsidRPr="001268DF">
        <w:rPr>
          <w:lang w:val="de-DE"/>
        </w:rPr>
        <w:t>Survey-spezifische Spezialfelder für Registrierungen sind noch nicht final ausmodelliert.</w:t>
      </w:r>
    </w:p>
    <w:p w14:paraId="73131C4E" w14:textId="77777777" w:rsidR="004B3874" w:rsidRPr="001268DF" w:rsidRDefault="00000000">
      <w:pPr>
        <w:pStyle w:val="Compact"/>
        <w:numPr>
          <w:ilvl w:val="0"/>
          <w:numId w:val="4"/>
        </w:numPr>
        <w:rPr>
          <w:lang w:val="de-DE"/>
        </w:rPr>
      </w:pPr>
      <w:r w:rsidRPr="001268DF">
        <w:rPr>
          <w:lang w:val="de-DE"/>
        </w:rPr>
        <w:t>Survey-spezifische E-Mail-Texte müssen fachlich finalisiert werden.</w:t>
      </w:r>
    </w:p>
    <w:p w14:paraId="3F31CB3B" w14:textId="77777777" w:rsidR="004B3874" w:rsidRPr="001268DF" w:rsidRDefault="00000000">
      <w:pPr>
        <w:pStyle w:val="Compact"/>
        <w:numPr>
          <w:ilvl w:val="0"/>
          <w:numId w:val="4"/>
        </w:numPr>
        <w:rPr>
          <w:lang w:val="de-DE"/>
        </w:rPr>
      </w:pPr>
      <w:r w:rsidRPr="001268DF">
        <w:rPr>
          <w:lang w:val="de-DE"/>
        </w:rPr>
        <w:t>Partner-Tags und Upload-Anforderungen sollten je Survey fachlich geprüft und gegebenenfalls erweitert werden.</w:t>
      </w:r>
    </w:p>
    <w:p w14:paraId="744E69AD" w14:textId="77777777" w:rsidR="004B3874" w:rsidRDefault="00000000">
      <w:pPr>
        <w:pStyle w:val="Compact"/>
        <w:numPr>
          <w:ilvl w:val="0"/>
          <w:numId w:val="4"/>
        </w:numPr>
      </w:pPr>
      <w:r>
        <w:t>Export/Import von Step-Konfigurationen ist Backlog.</w:t>
      </w:r>
    </w:p>
    <w:p w14:paraId="7F390A7B" w14:textId="77777777" w:rsidR="004B3874" w:rsidRPr="001268DF" w:rsidRDefault="00000000">
      <w:pPr>
        <w:pStyle w:val="Compact"/>
        <w:numPr>
          <w:ilvl w:val="0"/>
          <w:numId w:val="4"/>
        </w:numPr>
        <w:rPr>
          <w:lang w:val="de-DE"/>
        </w:rPr>
      </w:pPr>
      <w:r w:rsidRPr="001268DF">
        <w:rPr>
          <w:lang w:val="de-DE"/>
        </w:rPr>
        <w:t>Webhooks und wöchentliche Insights-E-Mails sind Backlog.</w:t>
      </w:r>
    </w:p>
    <w:p w14:paraId="4A53FB9B" w14:textId="77777777" w:rsidR="004B3874" w:rsidRDefault="00000000">
      <w:pPr>
        <w:pStyle w:val="berschrift2"/>
      </w:pPr>
      <w:bookmarkStart w:id="46" w:name="technische-abnahmekriterien"/>
      <w:bookmarkEnd w:id="45"/>
      <w:r>
        <w:t>13. Technische Abnahmekriterien</w:t>
      </w:r>
    </w:p>
    <w:tbl>
      <w:tblPr>
        <w:tblStyle w:val="Table"/>
        <w:tblW w:w="5000" w:type="pct"/>
        <w:tblLayout w:type="fixed"/>
        <w:tblLook w:val="0020" w:firstRow="1" w:lastRow="0" w:firstColumn="0" w:lastColumn="0" w:noHBand="0" w:noVBand="0"/>
      </w:tblPr>
      <w:tblGrid>
        <w:gridCol w:w="4811"/>
        <w:gridCol w:w="4811"/>
      </w:tblGrid>
      <w:tr w:rsidR="004B3874" w14:paraId="4BB95857"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E84AF1" w14:textId="77777777" w:rsidR="004B3874" w:rsidRDefault="00000000">
            <w:pPr>
              <w:pStyle w:val="Compact"/>
            </w:pPr>
            <w:r>
              <w:t>Kriterium</w:t>
            </w:r>
          </w:p>
        </w:tc>
        <w:tc>
          <w:tcPr>
            <w:tcW w:w="3960" w:type="dxa"/>
          </w:tcPr>
          <w:p w14:paraId="748FCD06" w14:textId="77777777" w:rsidR="004B3874" w:rsidRDefault="00000000">
            <w:pPr>
              <w:pStyle w:val="Compact"/>
            </w:pPr>
            <w:r>
              <w:t>Erwartung</w:t>
            </w:r>
          </w:p>
        </w:tc>
      </w:tr>
      <w:tr w:rsidR="004B3874" w:rsidRPr="001268DF" w14:paraId="11579F59" w14:textId="77777777">
        <w:tc>
          <w:tcPr>
            <w:tcW w:w="3960" w:type="dxa"/>
          </w:tcPr>
          <w:p w14:paraId="207ED082" w14:textId="77777777" w:rsidR="004B3874" w:rsidRDefault="00000000">
            <w:pPr>
              <w:pStyle w:val="Compact"/>
            </w:pPr>
            <w:r>
              <w:t>Backend-Start</w:t>
            </w:r>
          </w:p>
        </w:tc>
        <w:tc>
          <w:tcPr>
            <w:tcW w:w="3960" w:type="dxa"/>
          </w:tcPr>
          <w:p w14:paraId="3C11C8F8" w14:textId="77777777" w:rsidR="004B3874" w:rsidRPr="001268DF" w:rsidRDefault="00000000">
            <w:pPr>
              <w:pStyle w:val="Compact"/>
              <w:rPr>
                <w:lang w:val="de-DE"/>
              </w:rPr>
            </w:pPr>
            <w:r w:rsidRPr="001268DF">
              <w:rPr>
                <w:lang w:val="de-DE"/>
              </w:rPr>
              <w:t xml:space="preserve">Backend startet ohne Fehler und legt </w:t>
            </w:r>
            <w:r w:rsidRPr="001268DF">
              <w:rPr>
                <w:lang w:val="de-DE"/>
              </w:rPr>
              <w:lastRenderedPageBreak/>
              <w:t>erforderliche Indizes an</w:t>
            </w:r>
          </w:p>
        </w:tc>
      </w:tr>
      <w:tr w:rsidR="004B3874" w:rsidRPr="001268DF" w14:paraId="6B1EAD33" w14:textId="77777777">
        <w:tc>
          <w:tcPr>
            <w:tcW w:w="3960" w:type="dxa"/>
          </w:tcPr>
          <w:p w14:paraId="6988D738" w14:textId="77777777" w:rsidR="004B3874" w:rsidRDefault="00000000">
            <w:pPr>
              <w:pStyle w:val="Compact"/>
            </w:pPr>
            <w:r>
              <w:lastRenderedPageBreak/>
              <w:t>Seed</w:t>
            </w:r>
          </w:p>
        </w:tc>
        <w:tc>
          <w:tcPr>
            <w:tcW w:w="3960" w:type="dxa"/>
          </w:tcPr>
          <w:p w14:paraId="41B580E5" w14:textId="77777777" w:rsidR="004B3874" w:rsidRPr="001268DF" w:rsidRDefault="00000000">
            <w:pPr>
              <w:pStyle w:val="Compact"/>
              <w:rPr>
                <w:lang w:val="de-DE"/>
              </w:rPr>
            </w:pPr>
            <w:r w:rsidRPr="001268DF">
              <w:rPr>
                <w:lang w:val="de-DE"/>
              </w:rPr>
              <w:t xml:space="preserve">Baseline-Seed kann mit </w:t>
            </w:r>
            <w:r w:rsidRPr="001268DF">
              <w:rPr>
                <w:rStyle w:val="VerbatimChar"/>
                <w:lang w:val="de-DE"/>
              </w:rPr>
              <w:t>--verify-only</w:t>
            </w:r>
            <w:r w:rsidRPr="001268DF">
              <w:rPr>
                <w:lang w:val="de-DE"/>
              </w:rPr>
              <w:t xml:space="preserve"> validiert werden</w:t>
            </w:r>
          </w:p>
        </w:tc>
      </w:tr>
      <w:tr w:rsidR="004B3874" w:rsidRPr="001268DF" w14:paraId="1AA4C883" w14:textId="77777777">
        <w:tc>
          <w:tcPr>
            <w:tcW w:w="3960" w:type="dxa"/>
          </w:tcPr>
          <w:p w14:paraId="12E77FD5" w14:textId="77777777" w:rsidR="004B3874" w:rsidRDefault="00000000">
            <w:pPr>
              <w:pStyle w:val="Compact"/>
            </w:pPr>
            <w:r>
              <w:t>Registrierung</w:t>
            </w:r>
          </w:p>
        </w:tc>
        <w:tc>
          <w:tcPr>
            <w:tcW w:w="3960" w:type="dxa"/>
          </w:tcPr>
          <w:p w14:paraId="561FBD0F" w14:textId="77777777" w:rsidR="004B3874" w:rsidRPr="001268DF" w:rsidRDefault="00000000">
            <w:pPr>
              <w:pStyle w:val="Compact"/>
              <w:rPr>
                <w:lang w:val="de-DE"/>
              </w:rPr>
            </w:pPr>
            <w:r w:rsidRPr="001268DF">
              <w:rPr>
                <w:lang w:val="de-DE"/>
              </w:rPr>
              <w:t>Survey-spezifische URLs erzeugen Nutzer mit passendem Survey</w:t>
            </w:r>
          </w:p>
        </w:tc>
      </w:tr>
      <w:tr w:rsidR="004B3874" w:rsidRPr="001268DF" w14:paraId="3FEAD7E0" w14:textId="77777777">
        <w:tc>
          <w:tcPr>
            <w:tcW w:w="3960" w:type="dxa"/>
          </w:tcPr>
          <w:p w14:paraId="3EACF7D2" w14:textId="77777777" w:rsidR="004B3874" w:rsidRDefault="00000000">
            <w:pPr>
              <w:pStyle w:val="Compact"/>
            </w:pPr>
            <w:r>
              <w:t>User-Dashboard</w:t>
            </w:r>
          </w:p>
        </w:tc>
        <w:tc>
          <w:tcPr>
            <w:tcW w:w="3960" w:type="dxa"/>
          </w:tcPr>
          <w:p w14:paraId="0CAC0FE7" w14:textId="77777777" w:rsidR="004B3874" w:rsidRPr="001268DF" w:rsidRDefault="00000000">
            <w:pPr>
              <w:pStyle w:val="Compact"/>
              <w:rPr>
                <w:lang w:val="de-DE"/>
              </w:rPr>
            </w:pPr>
            <w:r w:rsidRPr="001268DF">
              <w:rPr>
                <w:lang w:val="de-DE"/>
              </w:rPr>
              <w:t>Initialer Reload erfolgt über Bootstrap-Endpoint</w:t>
            </w:r>
          </w:p>
        </w:tc>
      </w:tr>
      <w:tr w:rsidR="004B3874" w:rsidRPr="001268DF" w14:paraId="73F26E4A" w14:textId="77777777">
        <w:tc>
          <w:tcPr>
            <w:tcW w:w="3960" w:type="dxa"/>
          </w:tcPr>
          <w:p w14:paraId="2F6886BD" w14:textId="77777777" w:rsidR="004B3874" w:rsidRDefault="00000000">
            <w:pPr>
              <w:pStyle w:val="Compact"/>
            </w:pPr>
            <w:r>
              <w:t>Dateizugriff</w:t>
            </w:r>
          </w:p>
        </w:tc>
        <w:tc>
          <w:tcPr>
            <w:tcW w:w="3960" w:type="dxa"/>
          </w:tcPr>
          <w:p w14:paraId="5805DCBF" w14:textId="77777777" w:rsidR="004B3874" w:rsidRPr="001268DF" w:rsidRDefault="00000000">
            <w:pPr>
              <w:pStyle w:val="Compact"/>
              <w:rPr>
                <w:lang w:val="de-DE"/>
              </w:rPr>
            </w:pPr>
            <w:r w:rsidRPr="001268DF">
              <w:rPr>
                <w:lang w:val="de-DE"/>
              </w:rPr>
              <w:t>Partner können nur berechtigte Dateien herunterladen</w:t>
            </w:r>
          </w:p>
        </w:tc>
      </w:tr>
      <w:tr w:rsidR="004B3874" w:rsidRPr="001268DF" w14:paraId="2EE14E24" w14:textId="77777777">
        <w:tc>
          <w:tcPr>
            <w:tcW w:w="3960" w:type="dxa"/>
          </w:tcPr>
          <w:p w14:paraId="367E0418" w14:textId="77777777" w:rsidR="004B3874" w:rsidRDefault="00000000">
            <w:pPr>
              <w:pStyle w:val="Compact"/>
            </w:pPr>
            <w:r>
              <w:t>Upload-Sicherheit</w:t>
            </w:r>
          </w:p>
        </w:tc>
        <w:tc>
          <w:tcPr>
            <w:tcW w:w="3960" w:type="dxa"/>
          </w:tcPr>
          <w:p w14:paraId="1B6FE643" w14:textId="77777777" w:rsidR="004B3874" w:rsidRPr="001268DF" w:rsidRDefault="00000000">
            <w:pPr>
              <w:pStyle w:val="Compact"/>
              <w:rPr>
                <w:lang w:val="de-DE"/>
              </w:rPr>
            </w:pPr>
            <w:r w:rsidRPr="001268DF">
              <w:rPr>
                <w:lang w:val="de-DE"/>
              </w:rPr>
              <w:t>Upload aktiver Inhalte wird abgelehnt</w:t>
            </w:r>
          </w:p>
        </w:tc>
      </w:tr>
      <w:tr w:rsidR="004B3874" w:rsidRPr="001268DF" w14:paraId="734FB4F7" w14:textId="77777777">
        <w:tc>
          <w:tcPr>
            <w:tcW w:w="3960" w:type="dxa"/>
          </w:tcPr>
          <w:p w14:paraId="147F7E97" w14:textId="77777777" w:rsidR="004B3874" w:rsidRDefault="00000000">
            <w:pPr>
              <w:pStyle w:val="Compact"/>
            </w:pPr>
            <w:r>
              <w:t>Admin-Step-Listen</w:t>
            </w:r>
          </w:p>
        </w:tc>
        <w:tc>
          <w:tcPr>
            <w:tcW w:w="3960" w:type="dxa"/>
          </w:tcPr>
          <w:p w14:paraId="7A283394" w14:textId="77777777" w:rsidR="004B3874" w:rsidRPr="001268DF" w:rsidRDefault="00000000">
            <w:pPr>
              <w:pStyle w:val="Compact"/>
              <w:rPr>
                <w:lang w:val="de-DE"/>
              </w:rPr>
            </w:pPr>
            <w:r w:rsidRPr="001268DF">
              <w:rPr>
                <w:lang w:val="de-DE"/>
              </w:rPr>
              <w:t>Step-Listen werden survey-spezifisch geladen</w:t>
            </w:r>
          </w:p>
        </w:tc>
      </w:tr>
      <w:tr w:rsidR="004B3874" w14:paraId="12CECE35" w14:textId="77777777">
        <w:tc>
          <w:tcPr>
            <w:tcW w:w="3960" w:type="dxa"/>
          </w:tcPr>
          <w:p w14:paraId="53DE5FD7" w14:textId="77777777" w:rsidR="004B3874" w:rsidRDefault="00000000">
            <w:pPr>
              <w:pStyle w:val="Compact"/>
            </w:pPr>
            <w:r>
              <w:t>Tests</w:t>
            </w:r>
          </w:p>
        </w:tc>
        <w:tc>
          <w:tcPr>
            <w:tcW w:w="3960" w:type="dxa"/>
          </w:tcPr>
          <w:p w14:paraId="150F9B8B" w14:textId="77777777" w:rsidR="004B3874" w:rsidRDefault="00000000">
            <w:pPr>
              <w:pStyle w:val="Compact"/>
            </w:pPr>
            <w:r>
              <w:t>Gezielte Performance-/Security-Suite besteht</w:t>
            </w:r>
          </w:p>
        </w:tc>
      </w:tr>
      <w:tr w:rsidR="004B3874" w:rsidRPr="001268DF" w14:paraId="25844EBE" w14:textId="77777777">
        <w:tc>
          <w:tcPr>
            <w:tcW w:w="3960" w:type="dxa"/>
          </w:tcPr>
          <w:p w14:paraId="22C98F43" w14:textId="77777777" w:rsidR="004B3874" w:rsidRDefault="00000000">
            <w:pPr>
              <w:pStyle w:val="Compact"/>
            </w:pPr>
            <w:r>
              <w:t>Rechteverwaltung</w:t>
            </w:r>
          </w:p>
        </w:tc>
        <w:tc>
          <w:tcPr>
            <w:tcW w:w="3960" w:type="dxa"/>
          </w:tcPr>
          <w:p w14:paraId="2989C62C" w14:textId="77777777" w:rsidR="004B3874" w:rsidRPr="001268DF" w:rsidRDefault="00000000">
            <w:pPr>
              <w:pStyle w:val="Compact"/>
              <w:rPr>
                <w:lang w:val="de-DE"/>
              </w:rPr>
            </w:pPr>
            <w:r w:rsidRPr="001268DF">
              <w:rPr>
                <w:lang w:val="de-DE"/>
              </w:rPr>
              <w:t>Gruppen, Mitgliedschaften, Overrides und Audit Logs funktionieren konsistent</w:t>
            </w:r>
          </w:p>
        </w:tc>
      </w:tr>
    </w:tbl>
    <w:p w14:paraId="5FCD90CF" w14:textId="77777777" w:rsidR="004B3874" w:rsidRDefault="00000000">
      <w:pPr>
        <w:pStyle w:val="berschrift2"/>
      </w:pPr>
      <w:bookmarkStart w:id="47" w:name="produktionsbetrieb-und-deployment"/>
      <w:bookmarkEnd w:id="46"/>
      <w:r>
        <w:t>14. Produktionsbetrieb und Deployment</w:t>
      </w:r>
    </w:p>
    <w:p w14:paraId="6C394178" w14:textId="77777777" w:rsidR="004B3874" w:rsidRDefault="00000000">
      <w:pPr>
        <w:pStyle w:val="berschrift3"/>
      </w:pPr>
      <w:bookmarkStart w:id="48" w:name="zielarchitektur-produktion"/>
      <w:r>
        <w:t>14.1 Zielarchitektur Produktion</w:t>
      </w:r>
    </w:p>
    <w:tbl>
      <w:tblPr>
        <w:tblStyle w:val="Table"/>
        <w:tblW w:w="5000" w:type="pct"/>
        <w:tblLayout w:type="fixed"/>
        <w:tblLook w:val="0020" w:firstRow="1" w:lastRow="0" w:firstColumn="0" w:lastColumn="0" w:noHBand="0" w:noVBand="0"/>
      </w:tblPr>
      <w:tblGrid>
        <w:gridCol w:w="3208"/>
        <w:gridCol w:w="3207"/>
        <w:gridCol w:w="3207"/>
      </w:tblGrid>
      <w:tr w:rsidR="004B3874" w14:paraId="31C29082"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91847D" w14:textId="77777777" w:rsidR="004B3874" w:rsidRDefault="00000000">
            <w:pPr>
              <w:pStyle w:val="Compact"/>
            </w:pPr>
            <w:r>
              <w:t>Komponente</w:t>
            </w:r>
          </w:p>
        </w:tc>
        <w:tc>
          <w:tcPr>
            <w:tcW w:w="2640" w:type="dxa"/>
          </w:tcPr>
          <w:p w14:paraId="48949ED4" w14:textId="77777777" w:rsidR="004B3874" w:rsidRDefault="00000000">
            <w:pPr>
              <w:pStyle w:val="Compact"/>
            </w:pPr>
            <w:r>
              <w:t>Empfehlung</w:t>
            </w:r>
          </w:p>
        </w:tc>
        <w:tc>
          <w:tcPr>
            <w:tcW w:w="2640" w:type="dxa"/>
          </w:tcPr>
          <w:p w14:paraId="089E08C1" w14:textId="77777777" w:rsidR="004B3874" w:rsidRDefault="00000000">
            <w:pPr>
              <w:pStyle w:val="Compact"/>
            </w:pPr>
            <w:r>
              <w:t>Kurzbeschreibung</w:t>
            </w:r>
          </w:p>
        </w:tc>
      </w:tr>
      <w:tr w:rsidR="004B3874" w14:paraId="7FD6DEE2" w14:textId="77777777">
        <w:tc>
          <w:tcPr>
            <w:tcW w:w="2640" w:type="dxa"/>
          </w:tcPr>
          <w:p w14:paraId="102E8E24" w14:textId="77777777" w:rsidR="004B3874" w:rsidRDefault="00000000">
            <w:pPr>
              <w:pStyle w:val="Compact"/>
            </w:pPr>
            <w:r>
              <w:t>Reverse Proxy</w:t>
            </w:r>
          </w:p>
        </w:tc>
        <w:tc>
          <w:tcPr>
            <w:tcW w:w="2640" w:type="dxa"/>
          </w:tcPr>
          <w:p w14:paraId="650FB66B" w14:textId="77777777" w:rsidR="004B3874" w:rsidRDefault="00000000">
            <w:pPr>
              <w:pStyle w:val="Compact"/>
            </w:pPr>
            <w:r>
              <w:t>Nginx, Traefik oder vergleichbar</w:t>
            </w:r>
          </w:p>
        </w:tc>
        <w:tc>
          <w:tcPr>
            <w:tcW w:w="2640" w:type="dxa"/>
          </w:tcPr>
          <w:p w14:paraId="26D621AE" w14:textId="77777777" w:rsidR="004B3874" w:rsidRDefault="00000000">
            <w:pPr>
              <w:pStyle w:val="Compact"/>
            </w:pPr>
            <w:r>
              <w:t>TLS-Terminierung, Routing, Request-Limits</w:t>
            </w:r>
          </w:p>
        </w:tc>
      </w:tr>
      <w:tr w:rsidR="004B3874" w14:paraId="09C08E19" w14:textId="77777777">
        <w:tc>
          <w:tcPr>
            <w:tcW w:w="2640" w:type="dxa"/>
          </w:tcPr>
          <w:p w14:paraId="713179A9" w14:textId="77777777" w:rsidR="004B3874" w:rsidRDefault="00000000">
            <w:pPr>
              <w:pStyle w:val="Compact"/>
            </w:pPr>
            <w:r>
              <w:t>Frontend</w:t>
            </w:r>
          </w:p>
        </w:tc>
        <w:tc>
          <w:tcPr>
            <w:tcW w:w="2640" w:type="dxa"/>
          </w:tcPr>
          <w:p w14:paraId="12154873" w14:textId="77777777" w:rsidR="004B3874" w:rsidRPr="001268DF" w:rsidRDefault="00000000">
            <w:pPr>
              <w:pStyle w:val="Compact"/>
              <w:rPr>
                <w:lang w:val="de-DE"/>
              </w:rPr>
            </w:pPr>
            <w:r w:rsidRPr="001268DF">
              <w:rPr>
                <w:lang w:val="de-DE"/>
              </w:rPr>
              <w:t>Statisches React-Build oder Node-basierter Webserver</w:t>
            </w:r>
          </w:p>
        </w:tc>
        <w:tc>
          <w:tcPr>
            <w:tcW w:w="2640" w:type="dxa"/>
          </w:tcPr>
          <w:p w14:paraId="55892796" w14:textId="77777777" w:rsidR="004B3874" w:rsidRDefault="00000000">
            <w:pPr>
              <w:pStyle w:val="Compact"/>
            </w:pPr>
            <w:r>
              <w:t>Auslieferung der Weboberfläche</w:t>
            </w:r>
          </w:p>
        </w:tc>
      </w:tr>
      <w:tr w:rsidR="004B3874" w14:paraId="309D31C9" w14:textId="77777777">
        <w:tc>
          <w:tcPr>
            <w:tcW w:w="2640" w:type="dxa"/>
          </w:tcPr>
          <w:p w14:paraId="3B17F813" w14:textId="77777777" w:rsidR="004B3874" w:rsidRDefault="00000000">
            <w:pPr>
              <w:pStyle w:val="Compact"/>
            </w:pPr>
            <w:r>
              <w:t>Backend</w:t>
            </w:r>
          </w:p>
        </w:tc>
        <w:tc>
          <w:tcPr>
            <w:tcW w:w="2640" w:type="dxa"/>
          </w:tcPr>
          <w:p w14:paraId="2194C413" w14:textId="77777777" w:rsidR="004B3874" w:rsidRDefault="00000000">
            <w:pPr>
              <w:pStyle w:val="Compact"/>
            </w:pPr>
            <w:r>
              <w:t>FastAPI/Uvicorn in Containerumgebung</w:t>
            </w:r>
          </w:p>
        </w:tc>
        <w:tc>
          <w:tcPr>
            <w:tcW w:w="2640" w:type="dxa"/>
          </w:tcPr>
          <w:p w14:paraId="6332D834" w14:textId="77777777" w:rsidR="004B3874" w:rsidRDefault="00000000">
            <w:pPr>
              <w:pStyle w:val="Compact"/>
            </w:pPr>
            <w:r>
              <w:t>API, Auth, Step Engine, Uploadlogik</w:t>
            </w:r>
          </w:p>
        </w:tc>
      </w:tr>
      <w:tr w:rsidR="004B3874" w14:paraId="4A94670E" w14:textId="77777777">
        <w:tc>
          <w:tcPr>
            <w:tcW w:w="2640" w:type="dxa"/>
          </w:tcPr>
          <w:p w14:paraId="198BBF44" w14:textId="77777777" w:rsidR="004B3874" w:rsidRDefault="00000000">
            <w:pPr>
              <w:pStyle w:val="Compact"/>
            </w:pPr>
            <w:r>
              <w:t>Datenbank</w:t>
            </w:r>
          </w:p>
        </w:tc>
        <w:tc>
          <w:tcPr>
            <w:tcW w:w="2640" w:type="dxa"/>
          </w:tcPr>
          <w:p w14:paraId="213565FA" w14:textId="77777777" w:rsidR="004B3874" w:rsidRDefault="00000000">
            <w:pPr>
              <w:pStyle w:val="Compact"/>
            </w:pPr>
            <w:r>
              <w:t>MongoDB mit persistentem Volume oder Managed Service</w:t>
            </w:r>
          </w:p>
        </w:tc>
        <w:tc>
          <w:tcPr>
            <w:tcW w:w="2640" w:type="dxa"/>
          </w:tcPr>
          <w:p w14:paraId="1895EC3C" w14:textId="77777777" w:rsidR="004B3874" w:rsidRDefault="00000000">
            <w:pPr>
              <w:pStyle w:val="Compact"/>
            </w:pPr>
            <w:r>
              <w:t>Primäre Persistenz</w:t>
            </w:r>
          </w:p>
        </w:tc>
      </w:tr>
      <w:tr w:rsidR="004B3874" w14:paraId="7112DB38" w14:textId="77777777">
        <w:tc>
          <w:tcPr>
            <w:tcW w:w="2640" w:type="dxa"/>
          </w:tcPr>
          <w:p w14:paraId="3A4252D6" w14:textId="77777777" w:rsidR="004B3874" w:rsidRDefault="00000000">
            <w:pPr>
              <w:pStyle w:val="Compact"/>
            </w:pPr>
            <w:r>
              <w:t>Upload Storage</w:t>
            </w:r>
          </w:p>
        </w:tc>
        <w:tc>
          <w:tcPr>
            <w:tcW w:w="2640" w:type="dxa"/>
          </w:tcPr>
          <w:p w14:paraId="1D70B1EA" w14:textId="77777777" w:rsidR="004B3874" w:rsidRPr="001268DF" w:rsidRDefault="00000000">
            <w:pPr>
              <w:pStyle w:val="Compact"/>
              <w:rPr>
                <w:lang w:val="de-DE"/>
              </w:rPr>
            </w:pPr>
            <w:r w:rsidRPr="001268DF">
              <w:rPr>
                <w:lang w:val="de-DE"/>
              </w:rPr>
              <w:t>Persistenter Storage, optional S3-kompatibel erweiterbar</w:t>
            </w:r>
          </w:p>
        </w:tc>
        <w:tc>
          <w:tcPr>
            <w:tcW w:w="2640" w:type="dxa"/>
          </w:tcPr>
          <w:p w14:paraId="07660D24" w14:textId="77777777" w:rsidR="004B3874" w:rsidRDefault="00000000">
            <w:pPr>
              <w:pStyle w:val="Compact"/>
            </w:pPr>
            <w:r>
              <w:t>Ablage hochgeladener Dateien</w:t>
            </w:r>
          </w:p>
        </w:tc>
      </w:tr>
      <w:tr w:rsidR="004B3874" w14:paraId="111755FE" w14:textId="77777777">
        <w:tc>
          <w:tcPr>
            <w:tcW w:w="2640" w:type="dxa"/>
          </w:tcPr>
          <w:p w14:paraId="7B70D592" w14:textId="77777777" w:rsidR="004B3874" w:rsidRDefault="00000000">
            <w:pPr>
              <w:pStyle w:val="Compact"/>
            </w:pPr>
            <w:r>
              <w:t>Mail</w:t>
            </w:r>
          </w:p>
        </w:tc>
        <w:tc>
          <w:tcPr>
            <w:tcW w:w="2640" w:type="dxa"/>
          </w:tcPr>
          <w:p w14:paraId="32BE4756" w14:textId="77777777" w:rsidR="004B3874" w:rsidRDefault="00000000">
            <w:pPr>
              <w:pStyle w:val="Compact"/>
            </w:pPr>
            <w:r>
              <w:t>SMTP-Provider oder Transaktionsmaildienst</w:t>
            </w:r>
          </w:p>
        </w:tc>
        <w:tc>
          <w:tcPr>
            <w:tcW w:w="2640" w:type="dxa"/>
          </w:tcPr>
          <w:p w14:paraId="48C38D7A" w14:textId="77777777" w:rsidR="004B3874" w:rsidRDefault="00000000">
            <w:pPr>
              <w:pStyle w:val="Compact"/>
            </w:pPr>
            <w:r>
              <w:t>Passwort-Reset und Benachrichtigungen</w:t>
            </w:r>
          </w:p>
        </w:tc>
      </w:tr>
      <w:tr w:rsidR="004B3874" w14:paraId="02592DB7" w14:textId="77777777">
        <w:tc>
          <w:tcPr>
            <w:tcW w:w="2640" w:type="dxa"/>
          </w:tcPr>
          <w:p w14:paraId="474AAE7D" w14:textId="77777777" w:rsidR="004B3874" w:rsidRDefault="00000000">
            <w:pPr>
              <w:pStyle w:val="Compact"/>
            </w:pPr>
            <w:r>
              <w:t>Monitoring</w:t>
            </w:r>
          </w:p>
        </w:tc>
        <w:tc>
          <w:tcPr>
            <w:tcW w:w="2640" w:type="dxa"/>
          </w:tcPr>
          <w:p w14:paraId="1714DA9D" w14:textId="77777777" w:rsidR="004B3874" w:rsidRDefault="00000000">
            <w:pPr>
              <w:pStyle w:val="Compact"/>
            </w:pPr>
            <w:r>
              <w:t>Prometheus/Grafana oder vergleichbar</w:t>
            </w:r>
          </w:p>
        </w:tc>
        <w:tc>
          <w:tcPr>
            <w:tcW w:w="2640" w:type="dxa"/>
          </w:tcPr>
          <w:p w14:paraId="16136D6A" w14:textId="77777777" w:rsidR="004B3874" w:rsidRDefault="00000000">
            <w:pPr>
              <w:pStyle w:val="Compact"/>
            </w:pPr>
            <w:r>
              <w:t>Metriken, Health Checks, Alerts</w:t>
            </w:r>
          </w:p>
        </w:tc>
      </w:tr>
      <w:tr w:rsidR="004B3874" w14:paraId="7D4F3974" w14:textId="77777777">
        <w:tc>
          <w:tcPr>
            <w:tcW w:w="2640" w:type="dxa"/>
          </w:tcPr>
          <w:p w14:paraId="323B6D6B" w14:textId="77777777" w:rsidR="004B3874" w:rsidRDefault="00000000">
            <w:pPr>
              <w:pStyle w:val="Compact"/>
            </w:pPr>
            <w:r>
              <w:t>Logging</w:t>
            </w:r>
          </w:p>
        </w:tc>
        <w:tc>
          <w:tcPr>
            <w:tcW w:w="2640" w:type="dxa"/>
          </w:tcPr>
          <w:p w14:paraId="2CE17499" w14:textId="77777777" w:rsidR="004B3874" w:rsidRDefault="00000000">
            <w:pPr>
              <w:pStyle w:val="Compact"/>
            </w:pPr>
            <w:r>
              <w:t>Zentralisierte Logsammlung</w:t>
            </w:r>
          </w:p>
        </w:tc>
        <w:tc>
          <w:tcPr>
            <w:tcW w:w="2640" w:type="dxa"/>
          </w:tcPr>
          <w:p w14:paraId="6042CA14" w14:textId="77777777" w:rsidR="004B3874" w:rsidRDefault="00000000">
            <w:pPr>
              <w:pStyle w:val="Compact"/>
            </w:pPr>
            <w:r>
              <w:t>Fehleranalyse und Audit-Unterstützung</w:t>
            </w:r>
          </w:p>
        </w:tc>
      </w:tr>
    </w:tbl>
    <w:p w14:paraId="635C0F53" w14:textId="77777777" w:rsidR="004B3874" w:rsidRDefault="00000000">
      <w:pPr>
        <w:pStyle w:val="berschrift3"/>
      </w:pPr>
      <w:bookmarkStart w:id="49" w:name="umgebungsvariablen-und-secrets"/>
      <w:bookmarkEnd w:id="48"/>
      <w:r>
        <w:lastRenderedPageBreak/>
        <w:t>14.2 Umgebungsvariablen und Secrets</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6DD43A7B"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C4CA7A" w14:textId="77777777" w:rsidR="004B3874" w:rsidRDefault="00000000">
            <w:pPr>
              <w:pStyle w:val="Compact"/>
            </w:pPr>
            <w:r>
              <w:t>Variable</w:t>
            </w:r>
          </w:p>
        </w:tc>
        <w:tc>
          <w:tcPr>
            <w:tcW w:w="1980" w:type="dxa"/>
          </w:tcPr>
          <w:p w14:paraId="619896AA" w14:textId="77777777" w:rsidR="004B3874" w:rsidRDefault="00000000">
            <w:pPr>
              <w:pStyle w:val="Compact"/>
            </w:pPr>
            <w:r>
              <w:t>Beispiel / Typ</w:t>
            </w:r>
          </w:p>
        </w:tc>
        <w:tc>
          <w:tcPr>
            <w:tcW w:w="1980" w:type="dxa"/>
          </w:tcPr>
          <w:p w14:paraId="35D8EAA0" w14:textId="77777777" w:rsidR="004B3874" w:rsidRDefault="00000000">
            <w:pPr>
              <w:pStyle w:val="Compact"/>
            </w:pPr>
            <w:r>
              <w:t>Zweck</w:t>
            </w:r>
          </w:p>
        </w:tc>
        <w:tc>
          <w:tcPr>
            <w:tcW w:w="1980" w:type="dxa"/>
          </w:tcPr>
          <w:p w14:paraId="5DADC10F" w14:textId="77777777" w:rsidR="004B3874" w:rsidRDefault="00000000">
            <w:pPr>
              <w:pStyle w:val="Compact"/>
            </w:pPr>
            <w:r>
              <w:t>Sensitiv</w:t>
            </w:r>
          </w:p>
        </w:tc>
      </w:tr>
      <w:tr w:rsidR="004B3874" w14:paraId="73664AF9" w14:textId="77777777">
        <w:tc>
          <w:tcPr>
            <w:tcW w:w="1980" w:type="dxa"/>
          </w:tcPr>
          <w:p w14:paraId="01D47F51" w14:textId="77777777" w:rsidR="004B3874" w:rsidRDefault="00000000">
            <w:pPr>
              <w:pStyle w:val="Compact"/>
            </w:pPr>
            <w:r>
              <w:rPr>
                <w:rStyle w:val="VerbatimChar"/>
              </w:rPr>
              <w:t>MONGO_URL</w:t>
            </w:r>
          </w:p>
        </w:tc>
        <w:tc>
          <w:tcPr>
            <w:tcW w:w="1980" w:type="dxa"/>
          </w:tcPr>
          <w:p w14:paraId="5024F900" w14:textId="77777777" w:rsidR="004B3874" w:rsidRDefault="00000000">
            <w:pPr>
              <w:pStyle w:val="Compact"/>
            </w:pPr>
            <w:r>
              <w:rPr>
                <w:rStyle w:val="VerbatimChar"/>
              </w:rPr>
              <w:t>mongodb://mongo:27017</w:t>
            </w:r>
          </w:p>
        </w:tc>
        <w:tc>
          <w:tcPr>
            <w:tcW w:w="1980" w:type="dxa"/>
          </w:tcPr>
          <w:p w14:paraId="35716625" w14:textId="77777777" w:rsidR="004B3874" w:rsidRDefault="00000000">
            <w:pPr>
              <w:pStyle w:val="Compact"/>
            </w:pPr>
            <w:r>
              <w:t>Datenbankverbindung</w:t>
            </w:r>
          </w:p>
        </w:tc>
        <w:tc>
          <w:tcPr>
            <w:tcW w:w="1980" w:type="dxa"/>
          </w:tcPr>
          <w:p w14:paraId="5A686E8F" w14:textId="77777777" w:rsidR="004B3874" w:rsidRDefault="00000000">
            <w:pPr>
              <w:pStyle w:val="Compact"/>
            </w:pPr>
            <w:r>
              <w:t>Nein, sofern ohne Credentials</w:t>
            </w:r>
          </w:p>
        </w:tc>
      </w:tr>
      <w:tr w:rsidR="004B3874" w14:paraId="5E9620F3" w14:textId="77777777">
        <w:tc>
          <w:tcPr>
            <w:tcW w:w="1980" w:type="dxa"/>
          </w:tcPr>
          <w:p w14:paraId="3657294B" w14:textId="77777777" w:rsidR="004B3874" w:rsidRDefault="00000000">
            <w:pPr>
              <w:pStyle w:val="Compact"/>
            </w:pPr>
            <w:r>
              <w:rPr>
                <w:rStyle w:val="VerbatimChar"/>
              </w:rPr>
              <w:t>DB_NAME</w:t>
            </w:r>
          </w:p>
        </w:tc>
        <w:tc>
          <w:tcPr>
            <w:tcW w:w="1980" w:type="dxa"/>
          </w:tcPr>
          <w:p w14:paraId="48D7FF62" w14:textId="77777777" w:rsidR="004B3874" w:rsidRDefault="00000000">
            <w:pPr>
              <w:pStyle w:val="Compact"/>
            </w:pPr>
            <w:r>
              <w:rPr>
                <w:rStyle w:val="VerbatimChar"/>
              </w:rPr>
              <w:t>test_database</w:t>
            </w:r>
            <w:r>
              <w:t xml:space="preserve"> / Produktivname</w:t>
            </w:r>
          </w:p>
        </w:tc>
        <w:tc>
          <w:tcPr>
            <w:tcW w:w="1980" w:type="dxa"/>
          </w:tcPr>
          <w:p w14:paraId="216D23FA" w14:textId="77777777" w:rsidR="004B3874" w:rsidRDefault="00000000">
            <w:pPr>
              <w:pStyle w:val="Compact"/>
            </w:pPr>
            <w:r>
              <w:t>Datenbankname</w:t>
            </w:r>
          </w:p>
        </w:tc>
        <w:tc>
          <w:tcPr>
            <w:tcW w:w="1980" w:type="dxa"/>
          </w:tcPr>
          <w:p w14:paraId="7309EB55" w14:textId="77777777" w:rsidR="004B3874" w:rsidRDefault="00000000">
            <w:pPr>
              <w:pStyle w:val="Compact"/>
            </w:pPr>
            <w:r>
              <w:t>Nein</w:t>
            </w:r>
          </w:p>
        </w:tc>
      </w:tr>
      <w:tr w:rsidR="004B3874" w14:paraId="78305D5D" w14:textId="77777777">
        <w:tc>
          <w:tcPr>
            <w:tcW w:w="1980" w:type="dxa"/>
          </w:tcPr>
          <w:p w14:paraId="407AFAE5" w14:textId="77777777" w:rsidR="004B3874" w:rsidRDefault="00000000">
            <w:pPr>
              <w:pStyle w:val="Compact"/>
            </w:pPr>
            <w:r>
              <w:rPr>
                <w:rStyle w:val="VerbatimChar"/>
              </w:rPr>
              <w:t>JWT_SECRET</w:t>
            </w:r>
          </w:p>
        </w:tc>
        <w:tc>
          <w:tcPr>
            <w:tcW w:w="1980" w:type="dxa"/>
          </w:tcPr>
          <w:p w14:paraId="48F7FD41" w14:textId="77777777" w:rsidR="004B3874" w:rsidRDefault="00000000">
            <w:pPr>
              <w:pStyle w:val="Compact"/>
            </w:pPr>
            <w:r>
              <w:t>Mindestens 32 zufällige Bytes</w:t>
            </w:r>
          </w:p>
        </w:tc>
        <w:tc>
          <w:tcPr>
            <w:tcW w:w="1980" w:type="dxa"/>
          </w:tcPr>
          <w:p w14:paraId="6CBB8D30" w14:textId="77777777" w:rsidR="004B3874" w:rsidRDefault="00000000">
            <w:pPr>
              <w:pStyle w:val="Compact"/>
            </w:pPr>
            <w:r>
              <w:t>Signatur von Tokens</w:t>
            </w:r>
          </w:p>
        </w:tc>
        <w:tc>
          <w:tcPr>
            <w:tcW w:w="1980" w:type="dxa"/>
          </w:tcPr>
          <w:p w14:paraId="72245DD3" w14:textId="77777777" w:rsidR="004B3874" w:rsidRDefault="00000000">
            <w:pPr>
              <w:pStyle w:val="Compact"/>
            </w:pPr>
            <w:r>
              <w:t>Ja</w:t>
            </w:r>
          </w:p>
        </w:tc>
      </w:tr>
      <w:tr w:rsidR="004B3874" w14:paraId="4091E976" w14:textId="77777777">
        <w:tc>
          <w:tcPr>
            <w:tcW w:w="1980" w:type="dxa"/>
          </w:tcPr>
          <w:p w14:paraId="727AA069" w14:textId="77777777" w:rsidR="004B3874" w:rsidRDefault="00000000">
            <w:pPr>
              <w:pStyle w:val="Compact"/>
            </w:pPr>
            <w:r>
              <w:rPr>
                <w:rStyle w:val="VerbatimChar"/>
              </w:rPr>
              <w:t>FRONTEND_URL</w:t>
            </w:r>
          </w:p>
        </w:tc>
        <w:tc>
          <w:tcPr>
            <w:tcW w:w="1980" w:type="dxa"/>
          </w:tcPr>
          <w:p w14:paraId="6568BE13" w14:textId="77777777" w:rsidR="004B3874" w:rsidRDefault="00000000">
            <w:pPr>
              <w:pStyle w:val="Compact"/>
            </w:pPr>
            <w:r>
              <w:rPr>
                <w:rStyle w:val="VerbatimChar"/>
              </w:rPr>
              <w:t>https://example.org</w:t>
            </w:r>
          </w:p>
        </w:tc>
        <w:tc>
          <w:tcPr>
            <w:tcW w:w="1980" w:type="dxa"/>
          </w:tcPr>
          <w:p w14:paraId="7E50C853" w14:textId="77777777" w:rsidR="004B3874" w:rsidRDefault="00000000">
            <w:pPr>
              <w:pStyle w:val="Compact"/>
            </w:pPr>
            <w:r>
              <w:t>Linkgenerierung und CORS</w:t>
            </w:r>
          </w:p>
        </w:tc>
        <w:tc>
          <w:tcPr>
            <w:tcW w:w="1980" w:type="dxa"/>
          </w:tcPr>
          <w:p w14:paraId="7C2207CB" w14:textId="77777777" w:rsidR="004B3874" w:rsidRDefault="00000000">
            <w:pPr>
              <w:pStyle w:val="Compact"/>
            </w:pPr>
            <w:r>
              <w:t>Nein</w:t>
            </w:r>
          </w:p>
        </w:tc>
      </w:tr>
      <w:tr w:rsidR="004B3874" w14:paraId="00BBD42F" w14:textId="77777777">
        <w:tc>
          <w:tcPr>
            <w:tcW w:w="1980" w:type="dxa"/>
          </w:tcPr>
          <w:p w14:paraId="38B6314E" w14:textId="77777777" w:rsidR="004B3874" w:rsidRDefault="00000000">
            <w:pPr>
              <w:pStyle w:val="Compact"/>
            </w:pPr>
            <w:r>
              <w:rPr>
                <w:rStyle w:val="VerbatimChar"/>
              </w:rPr>
              <w:t>LOCAL_STORAGE_ROOT</w:t>
            </w:r>
          </w:p>
        </w:tc>
        <w:tc>
          <w:tcPr>
            <w:tcW w:w="1980" w:type="dxa"/>
          </w:tcPr>
          <w:p w14:paraId="408E4438" w14:textId="77777777" w:rsidR="004B3874" w:rsidRDefault="00000000">
            <w:pPr>
              <w:pStyle w:val="Compact"/>
            </w:pPr>
            <w:r>
              <w:rPr>
                <w:rStyle w:val="VerbatimChar"/>
              </w:rPr>
              <w:t>/var/lib/app/uploads</w:t>
            </w:r>
          </w:p>
        </w:tc>
        <w:tc>
          <w:tcPr>
            <w:tcW w:w="1980" w:type="dxa"/>
          </w:tcPr>
          <w:p w14:paraId="2CDBEBBE" w14:textId="77777777" w:rsidR="004B3874" w:rsidRDefault="00000000">
            <w:pPr>
              <w:pStyle w:val="Compact"/>
            </w:pPr>
            <w:r>
              <w:t>Upload-Speicherort</w:t>
            </w:r>
          </w:p>
        </w:tc>
        <w:tc>
          <w:tcPr>
            <w:tcW w:w="1980" w:type="dxa"/>
          </w:tcPr>
          <w:p w14:paraId="0BEF91DF" w14:textId="77777777" w:rsidR="004B3874" w:rsidRDefault="00000000">
            <w:pPr>
              <w:pStyle w:val="Compact"/>
            </w:pPr>
            <w:r>
              <w:t>Nein</w:t>
            </w:r>
          </w:p>
        </w:tc>
      </w:tr>
      <w:tr w:rsidR="004B3874" w14:paraId="3708BE26" w14:textId="77777777">
        <w:tc>
          <w:tcPr>
            <w:tcW w:w="1980" w:type="dxa"/>
          </w:tcPr>
          <w:p w14:paraId="40C7BD15" w14:textId="77777777" w:rsidR="004B3874" w:rsidRDefault="00000000">
            <w:pPr>
              <w:pStyle w:val="Compact"/>
            </w:pPr>
            <w:r>
              <w:rPr>
                <w:rStyle w:val="VerbatimChar"/>
              </w:rPr>
              <w:t>MAX_UPLOAD_BYTES</w:t>
            </w:r>
          </w:p>
        </w:tc>
        <w:tc>
          <w:tcPr>
            <w:tcW w:w="1980" w:type="dxa"/>
          </w:tcPr>
          <w:p w14:paraId="49AD9656" w14:textId="77777777" w:rsidR="004B3874" w:rsidRDefault="00000000">
            <w:pPr>
              <w:pStyle w:val="Compact"/>
            </w:pPr>
            <w:r>
              <w:rPr>
                <w:rStyle w:val="VerbatimChar"/>
              </w:rPr>
              <w:t>20971520</w:t>
            </w:r>
          </w:p>
        </w:tc>
        <w:tc>
          <w:tcPr>
            <w:tcW w:w="1980" w:type="dxa"/>
          </w:tcPr>
          <w:p w14:paraId="236D4007" w14:textId="77777777" w:rsidR="004B3874" w:rsidRDefault="00000000">
            <w:pPr>
              <w:pStyle w:val="Compact"/>
            </w:pPr>
            <w:r>
              <w:t>Upload-Limit, Standard 20 MB</w:t>
            </w:r>
          </w:p>
        </w:tc>
        <w:tc>
          <w:tcPr>
            <w:tcW w:w="1980" w:type="dxa"/>
          </w:tcPr>
          <w:p w14:paraId="313E1DC4" w14:textId="77777777" w:rsidR="004B3874" w:rsidRDefault="00000000">
            <w:pPr>
              <w:pStyle w:val="Compact"/>
            </w:pPr>
            <w:r>
              <w:t>Nein</w:t>
            </w:r>
          </w:p>
        </w:tc>
      </w:tr>
      <w:tr w:rsidR="004B3874" w14:paraId="38AC160E" w14:textId="77777777">
        <w:tc>
          <w:tcPr>
            <w:tcW w:w="1980" w:type="dxa"/>
          </w:tcPr>
          <w:p w14:paraId="65737864" w14:textId="77777777" w:rsidR="004B3874" w:rsidRDefault="00000000">
            <w:pPr>
              <w:pStyle w:val="Compact"/>
            </w:pPr>
            <w:r>
              <w:t>SMTP-Host/User/Pass</w:t>
            </w:r>
          </w:p>
        </w:tc>
        <w:tc>
          <w:tcPr>
            <w:tcW w:w="1980" w:type="dxa"/>
          </w:tcPr>
          <w:p w14:paraId="19DE8433" w14:textId="77777777" w:rsidR="004B3874" w:rsidRDefault="00000000">
            <w:pPr>
              <w:pStyle w:val="Compact"/>
            </w:pPr>
            <w:r>
              <w:t>Providerabhängig</w:t>
            </w:r>
          </w:p>
        </w:tc>
        <w:tc>
          <w:tcPr>
            <w:tcW w:w="1980" w:type="dxa"/>
          </w:tcPr>
          <w:p w14:paraId="08825346" w14:textId="77777777" w:rsidR="004B3874" w:rsidRDefault="00000000">
            <w:pPr>
              <w:pStyle w:val="Compact"/>
            </w:pPr>
            <w:r>
              <w:t>E-Mail-Versand</w:t>
            </w:r>
          </w:p>
        </w:tc>
        <w:tc>
          <w:tcPr>
            <w:tcW w:w="1980" w:type="dxa"/>
          </w:tcPr>
          <w:p w14:paraId="0AC1677E" w14:textId="77777777" w:rsidR="004B3874" w:rsidRDefault="00000000">
            <w:pPr>
              <w:pStyle w:val="Compact"/>
            </w:pPr>
            <w:r>
              <w:t>Ja</w:t>
            </w:r>
          </w:p>
        </w:tc>
      </w:tr>
      <w:tr w:rsidR="004B3874" w14:paraId="5C853E07" w14:textId="77777777">
        <w:tc>
          <w:tcPr>
            <w:tcW w:w="1980" w:type="dxa"/>
          </w:tcPr>
          <w:p w14:paraId="3CD6E34A" w14:textId="77777777" w:rsidR="004B3874" w:rsidRDefault="00000000">
            <w:pPr>
              <w:pStyle w:val="Compact"/>
            </w:pPr>
            <w:r>
              <w:rPr>
                <w:rStyle w:val="VerbatimChar"/>
              </w:rPr>
              <w:t>PAYMENT_PROVIDER</w:t>
            </w:r>
          </w:p>
        </w:tc>
        <w:tc>
          <w:tcPr>
            <w:tcW w:w="1980" w:type="dxa"/>
          </w:tcPr>
          <w:p w14:paraId="1ADA5D4F" w14:textId="77777777" w:rsidR="004B3874" w:rsidRDefault="00000000">
            <w:pPr>
              <w:pStyle w:val="Compact"/>
            </w:pPr>
            <w:r>
              <w:rPr>
                <w:rStyle w:val="VerbatimChar"/>
              </w:rPr>
              <w:t>stripe</w:t>
            </w:r>
          </w:p>
        </w:tc>
        <w:tc>
          <w:tcPr>
            <w:tcW w:w="1980" w:type="dxa"/>
          </w:tcPr>
          <w:p w14:paraId="463A67DB" w14:textId="77777777" w:rsidR="004B3874" w:rsidRDefault="00000000">
            <w:pPr>
              <w:pStyle w:val="Compact"/>
            </w:pPr>
            <w:r>
              <w:t>Aktivierter Zahlungsanbieter</w:t>
            </w:r>
          </w:p>
        </w:tc>
        <w:tc>
          <w:tcPr>
            <w:tcW w:w="1980" w:type="dxa"/>
          </w:tcPr>
          <w:p w14:paraId="49AF1353" w14:textId="77777777" w:rsidR="004B3874" w:rsidRDefault="00000000">
            <w:pPr>
              <w:pStyle w:val="Compact"/>
            </w:pPr>
            <w:r>
              <w:t>Nein</w:t>
            </w:r>
          </w:p>
        </w:tc>
      </w:tr>
      <w:tr w:rsidR="004B3874" w14:paraId="4310BBC4" w14:textId="77777777">
        <w:tc>
          <w:tcPr>
            <w:tcW w:w="1980" w:type="dxa"/>
          </w:tcPr>
          <w:p w14:paraId="7EA97B70" w14:textId="77777777" w:rsidR="004B3874" w:rsidRDefault="00000000">
            <w:pPr>
              <w:pStyle w:val="Compact"/>
            </w:pPr>
            <w:r>
              <w:rPr>
                <w:rStyle w:val="VerbatimChar"/>
              </w:rPr>
              <w:t>STRIPE_SECRET_KEY</w:t>
            </w:r>
          </w:p>
        </w:tc>
        <w:tc>
          <w:tcPr>
            <w:tcW w:w="1980" w:type="dxa"/>
          </w:tcPr>
          <w:p w14:paraId="46F18347" w14:textId="77777777" w:rsidR="004B3874" w:rsidRDefault="00000000">
            <w:pPr>
              <w:pStyle w:val="Compact"/>
            </w:pPr>
            <w:r>
              <w:t>Stripe Secret Key</w:t>
            </w:r>
          </w:p>
        </w:tc>
        <w:tc>
          <w:tcPr>
            <w:tcW w:w="1980" w:type="dxa"/>
          </w:tcPr>
          <w:p w14:paraId="3A4623EB" w14:textId="77777777" w:rsidR="004B3874" w:rsidRDefault="00000000">
            <w:pPr>
              <w:pStyle w:val="Compact"/>
            </w:pPr>
            <w:r>
              <w:t>API-Zugriff auf Stripe</w:t>
            </w:r>
          </w:p>
        </w:tc>
        <w:tc>
          <w:tcPr>
            <w:tcW w:w="1980" w:type="dxa"/>
          </w:tcPr>
          <w:p w14:paraId="2FDCC224" w14:textId="77777777" w:rsidR="004B3874" w:rsidRDefault="00000000">
            <w:pPr>
              <w:pStyle w:val="Compact"/>
            </w:pPr>
            <w:r>
              <w:t>Ja</w:t>
            </w:r>
          </w:p>
        </w:tc>
      </w:tr>
      <w:tr w:rsidR="004B3874" w14:paraId="43D212E6" w14:textId="77777777">
        <w:tc>
          <w:tcPr>
            <w:tcW w:w="1980" w:type="dxa"/>
          </w:tcPr>
          <w:p w14:paraId="74001C20" w14:textId="77777777" w:rsidR="004B3874" w:rsidRDefault="00000000">
            <w:pPr>
              <w:pStyle w:val="Compact"/>
            </w:pPr>
            <w:r>
              <w:rPr>
                <w:rStyle w:val="VerbatimChar"/>
              </w:rPr>
              <w:t>STRIPE_WEBHOOK_SECRET</w:t>
            </w:r>
          </w:p>
        </w:tc>
        <w:tc>
          <w:tcPr>
            <w:tcW w:w="1980" w:type="dxa"/>
          </w:tcPr>
          <w:p w14:paraId="4343F43B" w14:textId="77777777" w:rsidR="004B3874" w:rsidRDefault="00000000">
            <w:pPr>
              <w:pStyle w:val="Compact"/>
            </w:pPr>
            <w:r>
              <w:t>Stripe Signing Secret</w:t>
            </w:r>
          </w:p>
        </w:tc>
        <w:tc>
          <w:tcPr>
            <w:tcW w:w="1980" w:type="dxa"/>
          </w:tcPr>
          <w:p w14:paraId="20FD57F9" w14:textId="77777777" w:rsidR="004B3874" w:rsidRDefault="00000000">
            <w:pPr>
              <w:pStyle w:val="Compact"/>
            </w:pPr>
            <w:r>
              <w:t>Webhook-Signaturprüfung</w:t>
            </w:r>
          </w:p>
        </w:tc>
        <w:tc>
          <w:tcPr>
            <w:tcW w:w="1980" w:type="dxa"/>
          </w:tcPr>
          <w:p w14:paraId="3224AB72" w14:textId="77777777" w:rsidR="004B3874" w:rsidRDefault="00000000">
            <w:pPr>
              <w:pStyle w:val="Compact"/>
            </w:pPr>
            <w:r>
              <w:t>Ja</w:t>
            </w:r>
          </w:p>
        </w:tc>
      </w:tr>
      <w:tr w:rsidR="004B3874" w14:paraId="11838146" w14:textId="77777777">
        <w:tc>
          <w:tcPr>
            <w:tcW w:w="1980" w:type="dxa"/>
          </w:tcPr>
          <w:p w14:paraId="6D2BDD44" w14:textId="77777777" w:rsidR="004B3874" w:rsidRDefault="00000000">
            <w:pPr>
              <w:pStyle w:val="Compact"/>
            </w:pPr>
            <w:r>
              <w:rPr>
                <w:rStyle w:val="VerbatimChar"/>
              </w:rPr>
              <w:t>STRIPE_PARTNER_PLAN_PRICE_ID</w:t>
            </w:r>
          </w:p>
        </w:tc>
        <w:tc>
          <w:tcPr>
            <w:tcW w:w="1980" w:type="dxa"/>
          </w:tcPr>
          <w:p w14:paraId="46D46021" w14:textId="77777777" w:rsidR="004B3874" w:rsidRDefault="00000000">
            <w:pPr>
              <w:pStyle w:val="Compact"/>
            </w:pPr>
            <w:r>
              <w:t>Stripe Price ID</w:t>
            </w:r>
          </w:p>
        </w:tc>
        <w:tc>
          <w:tcPr>
            <w:tcW w:w="1980" w:type="dxa"/>
          </w:tcPr>
          <w:p w14:paraId="5C78B784" w14:textId="77777777" w:rsidR="004B3874" w:rsidRDefault="00000000">
            <w:pPr>
              <w:pStyle w:val="Compact"/>
            </w:pPr>
            <w:r>
              <w:t>Abo-Tarif für Partner</w:t>
            </w:r>
          </w:p>
        </w:tc>
        <w:tc>
          <w:tcPr>
            <w:tcW w:w="1980" w:type="dxa"/>
          </w:tcPr>
          <w:p w14:paraId="1E252184" w14:textId="77777777" w:rsidR="004B3874" w:rsidRDefault="00000000">
            <w:pPr>
              <w:pStyle w:val="Compact"/>
            </w:pPr>
            <w:r>
              <w:t>Nein</w:t>
            </w:r>
          </w:p>
        </w:tc>
      </w:tr>
      <w:tr w:rsidR="004B3874" w14:paraId="36B35B90" w14:textId="77777777">
        <w:tc>
          <w:tcPr>
            <w:tcW w:w="1980" w:type="dxa"/>
          </w:tcPr>
          <w:p w14:paraId="7D03165E" w14:textId="77777777" w:rsidR="004B3874" w:rsidRDefault="00000000">
            <w:pPr>
              <w:pStyle w:val="Compact"/>
            </w:pPr>
            <w:r>
              <w:rPr>
                <w:rStyle w:val="VerbatimChar"/>
              </w:rPr>
              <w:t>MILESTONE_BILLING_PRICE_ID</w:t>
            </w:r>
          </w:p>
        </w:tc>
        <w:tc>
          <w:tcPr>
            <w:tcW w:w="1980" w:type="dxa"/>
          </w:tcPr>
          <w:p w14:paraId="7A7E2056" w14:textId="77777777" w:rsidR="004B3874" w:rsidRDefault="00000000">
            <w:pPr>
              <w:pStyle w:val="Compact"/>
            </w:pPr>
            <w:r>
              <w:t>Stripe Price/Meter ID</w:t>
            </w:r>
          </w:p>
        </w:tc>
        <w:tc>
          <w:tcPr>
            <w:tcW w:w="1980" w:type="dxa"/>
          </w:tcPr>
          <w:p w14:paraId="53AB7DC0" w14:textId="77777777" w:rsidR="004B3874" w:rsidRDefault="00000000">
            <w:pPr>
              <w:pStyle w:val="Compact"/>
            </w:pPr>
            <w:r>
              <w:t>Abrechnung abgeschlossener Meilensteine</w:t>
            </w:r>
          </w:p>
        </w:tc>
        <w:tc>
          <w:tcPr>
            <w:tcW w:w="1980" w:type="dxa"/>
          </w:tcPr>
          <w:p w14:paraId="750407FD" w14:textId="77777777" w:rsidR="004B3874" w:rsidRDefault="00000000">
            <w:pPr>
              <w:pStyle w:val="Compact"/>
            </w:pPr>
            <w:r>
              <w:t>Nein</w:t>
            </w:r>
          </w:p>
        </w:tc>
      </w:tr>
    </w:tbl>
    <w:p w14:paraId="19CC7776" w14:textId="77777777" w:rsidR="004B3874" w:rsidRPr="001268DF" w:rsidRDefault="00000000">
      <w:pPr>
        <w:pStyle w:val="Textkrper"/>
        <w:rPr>
          <w:lang w:val="de-DE"/>
        </w:rPr>
      </w:pPr>
      <w:r w:rsidRPr="001268DF">
        <w:rPr>
          <w:lang w:val="de-DE"/>
        </w:rPr>
        <w:t>Secrets sind produktiv über Secret-Management der Zielplattform zu verwalten und dürfen nicht im Git-Repository gespeichert werden.</w:t>
      </w:r>
    </w:p>
    <w:p w14:paraId="540F9CAB" w14:textId="77777777" w:rsidR="004B3874" w:rsidRDefault="00000000">
      <w:pPr>
        <w:pStyle w:val="berschrift3"/>
      </w:pPr>
      <w:bookmarkStart w:id="50" w:name="betriebs-slas-als-standardannahme"/>
      <w:bookmarkEnd w:id="49"/>
      <w:r>
        <w:t>14.3 Betriebs-SLAs als Standardannahme</w:t>
      </w:r>
    </w:p>
    <w:tbl>
      <w:tblPr>
        <w:tblStyle w:val="Table"/>
        <w:tblW w:w="0" w:type="auto"/>
        <w:tblLook w:val="0020" w:firstRow="1" w:lastRow="0" w:firstColumn="0" w:lastColumn="0" w:noHBand="0" w:noVBand="0"/>
      </w:tblPr>
      <w:tblGrid>
        <w:gridCol w:w="2105"/>
        <w:gridCol w:w="5513"/>
      </w:tblGrid>
      <w:tr w:rsidR="004B3874" w14:paraId="5F413C7E"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0" w:type="auto"/>
          </w:tcPr>
          <w:p w14:paraId="75FA2BCD" w14:textId="77777777" w:rsidR="004B3874" w:rsidRDefault="00000000">
            <w:pPr>
              <w:pStyle w:val="Compact"/>
            </w:pPr>
            <w:r>
              <w:t>Kennzahl</w:t>
            </w:r>
          </w:p>
        </w:tc>
        <w:tc>
          <w:tcPr>
            <w:tcW w:w="0" w:type="auto"/>
          </w:tcPr>
          <w:p w14:paraId="196F55F4" w14:textId="77777777" w:rsidR="004B3874" w:rsidRDefault="00000000">
            <w:pPr>
              <w:pStyle w:val="Compact"/>
            </w:pPr>
            <w:r>
              <w:t>Standardannahme</w:t>
            </w:r>
          </w:p>
        </w:tc>
      </w:tr>
      <w:tr w:rsidR="004B3874" w14:paraId="1C2E2474" w14:textId="77777777">
        <w:tc>
          <w:tcPr>
            <w:tcW w:w="0" w:type="auto"/>
          </w:tcPr>
          <w:p w14:paraId="64BA9938" w14:textId="77777777" w:rsidR="004B3874" w:rsidRDefault="00000000">
            <w:pPr>
              <w:pStyle w:val="Compact"/>
            </w:pPr>
            <w:r>
              <w:t>Verfügbarkeit</w:t>
            </w:r>
          </w:p>
        </w:tc>
        <w:tc>
          <w:tcPr>
            <w:tcW w:w="0" w:type="auto"/>
          </w:tcPr>
          <w:p w14:paraId="6594E550" w14:textId="77777777" w:rsidR="004B3874" w:rsidRDefault="00000000">
            <w:pPr>
              <w:pStyle w:val="Compact"/>
            </w:pPr>
            <w:r>
              <w:t>99,5 % monatlich ohne angekündigte Wartung</w:t>
            </w:r>
          </w:p>
        </w:tc>
      </w:tr>
      <w:tr w:rsidR="004B3874" w14:paraId="1938385E" w14:textId="77777777">
        <w:tc>
          <w:tcPr>
            <w:tcW w:w="0" w:type="auto"/>
          </w:tcPr>
          <w:p w14:paraId="31392951" w14:textId="77777777" w:rsidR="004B3874" w:rsidRDefault="00000000">
            <w:pPr>
              <w:pStyle w:val="Compact"/>
            </w:pPr>
            <w:r>
              <w:t>Supportzeit</w:t>
            </w:r>
          </w:p>
        </w:tc>
        <w:tc>
          <w:tcPr>
            <w:tcW w:w="0" w:type="auto"/>
          </w:tcPr>
          <w:p w14:paraId="78F2E496" w14:textId="77777777" w:rsidR="004B3874" w:rsidRDefault="00000000">
            <w:pPr>
              <w:pStyle w:val="Compact"/>
            </w:pPr>
            <w:r>
              <w:t>Werktags 09:00-17:00 Uhr</w:t>
            </w:r>
          </w:p>
        </w:tc>
      </w:tr>
      <w:tr w:rsidR="004B3874" w14:paraId="1DE8E28C" w14:textId="77777777">
        <w:tc>
          <w:tcPr>
            <w:tcW w:w="0" w:type="auto"/>
          </w:tcPr>
          <w:p w14:paraId="1CD73AF4" w14:textId="77777777" w:rsidR="004B3874" w:rsidRDefault="00000000">
            <w:pPr>
              <w:pStyle w:val="Compact"/>
            </w:pPr>
            <w:r>
              <w:t>Kritischer Incident</w:t>
            </w:r>
          </w:p>
        </w:tc>
        <w:tc>
          <w:tcPr>
            <w:tcW w:w="0" w:type="auto"/>
          </w:tcPr>
          <w:p w14:paraId="07FD5D17" w14:textId="77777777" w:rsidR="004B3874" w:rsidRDefault="00000000">
            <w:pPr>
              <w:pStyle w:val="Compact"/>
            </w:pPr>
            <w:r>
              <w:t>Reaktion innerhalb von 4 Stunden</w:t>
            </w:r>
          </w:p>
        </w:tc>
      </w:tr>
      <w:tr w:rsidR="004B3874" w14:paraId="1EFBEC82" w14:textId="77777777">
        <w:tc>
          <w:tcPr>
            <w:tcW w:w="0" w:type="auto"/>
          </w:tcPr>
          <w:p w14:paraId="0A47C844" w14:textId="77777777" w:rsidR="004B3874" w:rsidRDefault="00000000">
            <w:pPr>
              <w:pStyle w:val="Compact"/>
            </w:pPr>
            <w:r>
              <w:t>Hoher Incident</w:t>
            </w:r>
          </w:p>
        </w:tc>
        <w:tc>
          <w:tcPr>
            <w:tcW w:w="0" w:type="auto"/>
          </w:tcPr>
          <w:p w14:paraId="7EDA7D0A" w14:textId="77777777" w:rsidR="004B3874" w:rsidRDefault="00000000">
            <w:pPr>
              <w:pStyle w:val="Compact"/>
            </w:pPr>
            <w:r>
              <w:t>Reaktion innerhalb von 1 Arbeitstag</w:t>
            </w:r>
          </w:p>
        </w:tc>
      </w:tr>
      <w:tr w:rsidR="004B3874" w14:paraId="50FD51B7" w14:textId="77777777">
        <w:tc>
          <w:tcPr>
            <w:tcW w:w="0" w:type="auto"/>
          </w:tcPr>
          <w:p w14:paraId="41AD0514" w14:textId="77777777" w:rsidR="004B3874" w:rsidRDefault="00000000">
            <w:pPr>
              <w:pStyle w:val="Compact"/>
            </w:pPr>
            <w:r>
              <w:t>Normaler Incident</w:t>
            </w:r>
          </w:p>
        </w:tc>
        <w:tc>
          <w:tcPr>
            <w:tcW w:w="0" w:type="auto"/>
          </w:tcPr>
          <w:p w14:paraId="25A89F8B" w14:textId="77777777" w:rsidR="004B3874" w:rsidRDefault="00000000">
            <w:pPr>
              <w:pStyle w:val="Compact"/>
            </w:pPr>
            <w:r>
              <w:t>Reaktion innerhalb von 3 Arbeitstagen</w:t>
            </w:r>
          </w:p>
        </w:tc>
      </w:tr>
      <w:tr w:rsidR="004B3874" w14:paraId="6DC16CB6" w14:textId="77777777">
        <w:tc>
          <w:tcPr>
            <w:tcW w:w="0" w:type="auto"/>
          </w:tcPr>
          <w:p w14:paraId="2134B87E" w14:textId="77777777" w:rsidR="004B3874" w:rsidRDefault="00000000">
            <w:pPr>
              <w:pStyle w:val="Compact"/>
            </w:pPr>
            <w:r>
              <w:t>RPO</w:t>
            </w:r>
          </w:p>
        </w:tc>
        <w:tc>
          <w:tcPr>
            <w:tcW w:w="0" w:type="auto"/>
          </w:tcPr>
          <w:p w14:paraId="7E967989" w14:textId="77777777" w:rsidR="004B3874" w:rsidRDefault="00000000">
            <w:pPr>
              <w:pStyle w:val="Compact"/>
            </w:pPr>
            <w:r>
              <w:t>24 Stunden</w:t>
            </w:r>
          </w:p>
        </w:tc>
      </w:tr>
      <w:tr w:rsidR="004B3874" w14:paraId="62B1EC1D" w14:textId="77777777">
        <w:tc>
          <w:tcPr>
            <w:tcW w:w="0" w:type="auto"/>
          </w:tcPr>
          <w:p w14:paraId="30746A58" w14:textId="77777777" w:rsidR="004B3874" w:rsidRDefault="00000000">
            <w:pPr>
              <w:pStyle w:val="Compact"/>
            </w:pPr>
            <w:r>
              <w:t>RTO</w:t>
            </w:r>
          </w:p>
        </w:tc>
        <w:tc>
          <w:tcPr>
            <w:tcW w:w="0" w:type="auto"/>
          </w:tcPr>
          <w:p w14:paraId="7D207EEB" w14:textId="77777777" w:rsidR="004B3874" w:rsidRDefault="00000000">
            <w:pPr>
              <w:pStyle w:val="Compact"/>
            </w:pPr>
            <w:r>
              <w:t>8 Stunden</w:t>
            </w:r>
          </w:p>
        </w:tc>
      </w:tr>
      <w:tr w:rsidR="004B3874" w:rsidRPr="001268DF" w14:paraId="1202DC03" w14:textId="77777777">
        <w:tc>
          <w:tcPr>
            <w:tcW w:w="0" w:type="auto"/>
          </w:tcPr>
          <w:p w14:paraId="5EBC005B" w14:textId="77777777" w:rsidR="004B3874" w:rsidRDefault="00000000">
            <w:pPr>
              <w:pStyle w:val="Compact"/>
            </w:pPr>
            <w:r>
              <w:t>Wartungsfenster</w:t>
            </w:r>
          </w:p>
        </w:tc>
        <w:tc>
          <w:tcPr>
            <w:tcW w:w="0" w:type="auto"/>
          </w:tcPr>
          <w:p w14:paraId="6D668B82" w14:textId="77777777" w:rsidR="004B3874" w:rsidRPr="001268DF" w:rsidRDefault="00000000">
            <w:pPr>
              <w:pStyle w:val="Compact"/>
              <w:rPr>
                <w:lang w:val="de-DE"/>
              </w:rPr>
            </w:pPr>
            <w:r w:rsidRPr="001268DF">
              <w:rPr>
                <w:lang w:val="de-DE"/>
              </w:rPr>
              <w:t>Nach Ankündigung außerhalb fachlicher Kernzeiten</w:t>
            </w:r>
          </w:p>
        </w:tc>
      </w:tr>
    </w:tbl>
    <w:p w14:paraId="12BF1438" w14:textId="77777777" w:rsidR="004B3874" w:rsidRDefault="00000000">
      <w:pPr>
        <w:pStyle w:val="berschrift2"/>
      </w:pPr>
      <w:bookmarkStart w:id="51" w:name="rollen--und-rechtematrix"/>
      <w:bookmarkEnd w:id="47"/>
      <w:bookmarkEnd w:id="50"/>
      <w:r>
        <w:lastRenderedPageBreak/>
        <w:t>15. Rollen- und Rechtematrix</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323A6130"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775381" w14:textId="77777777" w:rsidR="004B3874" w:rsidRDefault="00000000">
            <w:pPr>
              <w:pStyle w:val="Compact"/>
            </w:pPr>
            <w:r>
              <w:t>Funktion / Ressource</w:t>
            </w:r>
          </w:p>
        </w:tc>
        <w:tc>
          <w:tcPr>
            <w:tcW w:w="1980" w:type="dxa"/>
          </w:tcPr>
          <w:p w14:paraId="47CB4751" w14:textId="77777777" w:rsidR="004B3874" w:rsidRDefault="00000000">
            <w:pPr>
              <w:pStyle w:val="Compact"/>
            </w:pPr>
            <w:r>
              <w:t>User</w:t>
            </w:r>
          </w:p>
        </w:tc>
        <w:tc>
          <w:tcPr>
            <w:tcW w:w="1980" w:type="dxa"/>
          </w:tcPr>
          <w:p w14:paraId="5C7BC4E4" w14:textId="77777777" w:rsidR="004B3874" w:rsidRDefault="00000000">
            <w:pPr>
              <w:pStyle w:val="Compact"/>
            </w:pPr>
            <w:r>
              <w:t>Partner</w:t>
            </w:r>
          </w:p>
        </w:tc>
        <w:tc>
          <w:tcPr>
            <w:tcW w:w="1980" w:type="dxa"/>
          </w:tcPr>
          <w:p w14:paraId="133D5033" w14:textId="77777777" w:rsidR="004B3874" w:rsidRDefault="00000000">
            <w:pPr>
              <w:pStyle w:val="Compact"/>
            </w:pPr>
            <w:r>
              <w:t>Admin</w:t>
            </w:r>
          </w:p>
        </w:tc>
      </w:tr>
      <w:tr w:rsidR="004B3874" w14:paraId="77233171" w14:textId="77777777">
        <w:tc>
          <w:tcPr>
            <w:tcW w:w="1980" w:type="dxa"/>
          </w:tcPr>
          <w:p w14:paraId="04AF2BCF" w14:textId="77777777" w:rsidR="004B3874" w:rsidRDefault="00000000">
            <w:pPr>
              <w:pStyle w:val="Compact"/>
            </w:pPr>
            <w:r>
              <w:t>Eigene Registrierung/Login</w:t>
            </w:r>
          </w:p>
        </w:tc>
        <w:tc>
          <w:tcPr>
            <w:tcW w:w="1980" w:type="dxa"/>
          </w:tcPr>
          <w:p w14:paraId="4F304E9C" w14:textId="77777777" w:rsidR="004B3874" w:rsidRDefault="00000000">
            <w:pPr>
              <w:pStyle w:val="Compact"/>
            </w:pPr>
            <w:r>
              <w:t>Lesen/Schreiben</w:t>
            </w:r>
          </w:p>
        </w:tc>
        <w:tc>
          <w:tcPr>
            <w:tcW w:w="1980" w:type="dxa"/>
          </w:tcPr>
          <w:p w14:paraId="0B44892C" w14:textId="77777777" w:rsidR="004B3874" w:rsidRDefault="00000000">
            <w:pPr>
              <w:pStyle w:val="Compact"/>
            </w:pPr>
            <w:r>
              <w:t>Lesen/Schreiben</w:t>
            </w:r>
          </w:p>
        </w:tc>
        <w:tc>
          <w:tcPr>
            <w:tcW w:w="1980" w:type="dxa"/>
          </w:tcPr>
          <w:p w14:paraId="5F4F0FEF" w14:textId="77777777" w:rsidR="004B3874" w:rsidRDefault="00000000">
            <w:pPr>
              <w:pStyle w:val="Compact"/>
            </w:pPr>
            <w:r>
              <w:t>Lesen/Schreiben</w:t>
            </w:r>
          </w:p>
        </w:tc>
      </w:tr>
      <w:tr w:rsidR="004B3874" w14:paraId="7646A2E8" w14:textId="77777777">
        <w:tc>
          <w:tcPr>
            <w:tcW w:w="1980" w:type="dxa"/>
          </w:tcPr>
          <w:p w14:paraId="1C2CB24A" w14:textId="77777777" w:rsidR="004B3874" w:rsidRDefault="00000000">
            <w:pPr>
              <w:pStyle w:val="Compact"/>
            </w:pPr>
            <w:r>
              <w:t>Eigener Survey-Progress</w:t>
            </w:r>
          </w:p>
        </w:tc>
        <w:tc>
          <w:tcPr>
            <w:tcW w:w="1980" w:type="dxa"/>
          </w:tcPr>
          <w:p w14:paraId="79C08CA2" w14:textId="77777777" w:rsidR="004B3874" w:rsidRDefault="00000000">
            <w:pPr>
              <w:pStyle w:val="Compact"/>
            </w:pPr>
            <w:r>
              <w:t>Lesen/Schreiben</w:t>
            </w:r>
          </w:p>
        </w:tc>
        <w:tc>
          <w:tcPr>
            <w:tcW w:w="1980" w:type="dxa"/>
          </w:tcPr>
          <w:p w14:paraId="6AE01531" w14:textId="77777777" w:rsidR="004B3874" w:rsidRDefault="00000000">
            <w:pPr>
              <w:pStyle w:val="Compact"/>
            </w:pPr>
            <w:r>
              <w:t>Kein Zugriff</w:t>
            </w:r>
          </w:p>
        </w:tc>
        <w:tc>
          <w:tcPr>
            <w:tcW w:w="1980" w:type="dxa"/>
          </w:tcPr>
          <w:p w14:paraId="3199D9D6" w14:textId="77777777" w:rsidR="004B3874" w:rsidRDefault="00000000">
            <w:pPr>
              <w:pStyle w:val="Compact"/>
            </w:pPr>
            <w:r>
              <w:t>Lesen/Schreiben</w:t>
            </w:r>
          </w:p>
        </w:tc>
      </w:tr>
      <w:tr w:rsidR="004B3874" w14:paraId="14FE8C25" w14:textId="77777777">
        <w:tc>
          <w:tcPr>
            <w:tcW w:w="1980" w:type="dxa"/>
          </w:tcPr>
          <w:p w14:paraId="0EE49904" w14:textId="77777777" w:rsidR="004B3874" w:rsidRDefault="00000000">
            <w:pPr>
              <w:pStyle w:val="Compact"/>
            </w:pPr>
            <w:r>
              <w:t>Eigene Dateien</w:t>
            </w:r>
          </w:p>
        </w:tc>
        <w:tc>
          <w:tcPr>
            <w:tcW w:w="1980" w:type="dxa"/>
          </w:tcPr>
          <w:p w14:paraId="72CEF64E" w14:textId="77777777" w:rsidR="004B3874" w:rsidRDefault="00000000">
            <w:pPr>
              <w:pStyle w:val="Compact"/>
            </w:pPr>
            <w:r>
              <w:t>Lesen/Schreiben</w:t>
            </w:r>
          </w:p>
        </w:tc>
        <w:tc>
          <w:tcPr>
            <w:tcW w:w="1980" w:type="dxa"/>
          </w:tcPr>
          <w:p w14:paraId="08CC15F6" w14:textId="77777777" w:rsidR="004B3874" w:rsidRDefault="00000000">
            <w:pPr>
              <w:pStyle w:val="Compact"/>
            </w:pPr>
            <w:r>
              <w:t>Kein Zugriff</w:t>
            </w:r>
          </w:p>
        </w:tc>
        <w:tc>
          <w:tcPr>
            <w:tcW w:w="1980" w:type="dxa"/>
          </w:tcPr>
          <w:p w14:paraId="18732927" w14:textId="77777777" w:rsidR="004B3874" w:rsidRDefault="00000000">
            <w:pPr>
              <w:pStyle w:val="Compact"/>
            </w:pPr>
            <w:r>
              <w:t>Lesen</w:t>
            </w:r>
          </w:p>
        </w:tc>
      </w:tr>
      <w:tr w:rsidR="004B3874" w14:paraId="6763546C" w14:textId="77777777">
        <w:tc>
          <w:tcPr>
            <w:tcW w:w="1980" w:type="dxa"/>
          </w:tcPr>
          <w:p w14:paraId="04532C28" w14:textId="77777777" w:rsidR="004B3874" w:rsidRDefault="00000000">
            <w:pPr>
              <w:pStyle w:val="Compact"/>
            </w:pPr>
            <w:r>
              <w:t>Zugeordnete Nutzer</w:t>
            </w:r>
          </w:p>
        </w:tc>
        <w:tc>
          <w:tcPr>
            <w:tcW w:w="1980" w:type="dxa"/>
          </w:tcPr>
          <w:p w14:paraId="05D19D4D" w14:textId="77777777" w:rsidR="004B3874" w:rsidRDefault="00000000">
            <w:pPr>
              <w:pStyle w:val="Compact"/>
            </w:pPr>
            <w:r>
              <w:t>Kein Zugriff</w:t>
            </w:r>
          </w:p>
        </w:tc>
        <w:tc>
          <w:tcPr>
            <w:tcW w:w="1980" w:type="dxa"/>
          </w:tcPr>
          <w:p w14:paraId="558C513D" w14:textId="77777777" w:rsidR="004B3874" w:rsidRDefault="00000000">
            <w:pPr>
              <w:pStyle w:val="Compact"/>
            </w:pPr>
            <w:r>
              <w:t>Lesen, teilweise Schreiben</w:t>
            </w:r>
          </w:p>
        </w:tc>
        <w:tc>
          <w:tcPr>
            <w:tcW w:w="1980" w:type="dxa"/>
          </w:tcPr>
          <w:p w14:paraId="031568D5" w14:textId="77777777" w:rsidR="004B3874" w:rsidRDefault="00000000">
            <w:pPr>
              <w:pStyle w:val="Compact"/>
            </w:pPr>
            <w:r>
              <w:t>Lesen/Schreiben</w:t>
            </w:r>
          </w:p>
        </w:tc>
      </w:tr>
      <w:tr w:rsidR="004B3874" w14:paraId="7A07C4E2" w14:textId="77777777">
        <w:tc>
          <w:tcPr>
            <w:tcW w:w="1980" w:type="dxa"/>
          </w:tcPr>
          <w:p w14:paraId="68AA910B" w14:textId="77777777" w:rsidR="004B3874" w:rsidRDefault="00000000">
            <w:pPr>
              <w:pStyle w:val="Compact"/>
            </w:pPr>
            <w:r>
              <w:t>Dateien zugeordneter Nutzer</w:t>
            </w:r>
          </w:p>
        </w:tc>
        <w:tc>
          <w:tcPr>
            <w:tcW w:w="1980" w:type="dxa"/>
          </w:tcPr>
          <w:p w14:paraId="728B53B8" w14:textId="77777777" w:rsidR="004B3874" w:rsidRDefault="00000000">
            <w:pPr>
              <w:pStyle w:val="Compact"/>
            </w:pPr>
            <w:r>
              <w:t>Kein Zugriff</w:t>
            </w:r>
          </w:p>
        </w:tc>
        <w:tc>
          <w:tcPr>
            <w:tcW w:w="1980" w:type="dxa"/>
          </w:tcPr>
          <w:p w14:paraId="6617BC4B" w14:textId="77777777" w:rsidR="004B3874" w:rsidRDefault="00000000">
            <w:pPr>
              <w:pStyle w:val="Compact"/>
            </w:pPr>
            <w:r>
              <w:t>Lesen bei Partnerbeziehung</w:t>
            </w:r>
          </w:p>
        </w:tc>
        <w:tc>
          <w:tcPr>
            <w:tcW w:w="1980" w:type="dxa"/>
          </w:tcPr>
          <w:p w14:paraId="379F6C3A" w14:textId="77777777" w:rsidR="004B3874" w:rsidRDefault="00000000">
            <w:pPr>
              <w:pStyle w:val="Compact"/>
            </w:pPr>
            <w:r>
              <w:t>Lesen</w:t>
            </w:r>
          </w:p>
        </w:tc>
      </w:tr>
      <w:tr w:rsidR="004B3874" w14:paraId="48837871" w14:textId="77777777">
        <w:tc>
          <w:tcPr>
            <w:tcW w:w="1980" w:type="dxa"/>
          </w:tcPr>
          <w:p w14:paraId="17190DD0" w14:textId="77777777" w:rsidR="004B3874" w:rsidRDefault="00000000">
            <w:pPr>
              <w:pStyle w:val="Compact"/>
            </w:pPr>
            <w:r>
              <w:t>Partner-Submissions</w:t>
            </w:r>
          </w:p>
        </w:tc>
        <w:tc>
          <w:tcPr>
            <w:tcW w:w="1980" w:type="dxa"/>
          </w:tcPr>
          <w:p w14:paraId="373393D8" w14:textId="77777777" w:rsidR="004B3874" w:rsidRDefault="00000000">
            <w:pPr>
              <w:pStyle w:val="Compact"/>
            </w:pPr>
            <w:r>
              <w:t>Erzeugen über Partnerauswahl</w:t>
            </w:r>
          </w:p>
        </w:tc>
        <w:tc>
          <w:tcPr>
            <w:tcW w:w="1980" w:type="dxa"/>
          </w:tcPr>
          <w:p w14:paraId="50BB908C" w14:textId="77777777" w:rsidR="004B3874" w:rsidRDefault="00000000">
            <w:pPr>
              <w:pStyle w:val="Compact"/>
            </w:pPr>
            <w:r>
              <w:t>Lesen/Bearbeiten eigener Partnerfälle</w:t>
            </w:r>
          </w:p>
        </w:tc>
        <w:tc>
          <w:tcPr>
            <w:tcW w:w="1980" w:type="dxa"/>
          </w:tcPr>
          <w:p w14:paraId="46A524D9" w14:textId="77777777" w:rsidR="004B3874" w:rsidRDefault="00000000">
            <w:pPr>
              <w:pStyle w:val="Compact"/>
            </w:pPr>
            <w:r>
              <w:t>Lesen/Schreiben</w:t>
            </w:r>
          </w:p>
        </w:tc>
      </w:tr>
      <w:tr w:rsidR="004B3874" w14:paraId="477A61D1" w14:textId="77777777">
        <w:tc>
          <w:tcPr>
            <w:tcW w:w="1980" w:type="dxa"/>
          </w:tcPr>
          <w:p w14:paraId="76B05832" w14:textId="77777777" w:rsidR="004B3874" w:rsidRDefault="00000000">
            <w:pPr>
              <w:pStyle w:val="Compact"/>
            </w:pPr>
            <w:r>
              <w:t>Surveys</w:t>
            </w:r>
          </w:p>
        </w:tc>
        <w:tc>
          <w:tcPr>
            <w:tcW w:w="1980" w:type="dxa"/>
          </w:tcPr>
          <w:p w14:paraId="66346B80" w14:textId="77777777" w:rsidR="004B3874" w:rsidRDefault="00000000">
            <w:pPr>
              <w:pStyle w:val="Compact"/>
            </w:pPr>
            <w:r>
              <w:t>Kein Zugriff</w:t>
            </w:r>
          </w:p>
        </w:tc>
        <w:tc>
          <w:tcPr>
            <w:tcW w:w="1980" w:type="dxa"/>
          </w:tcPr>
          <w:p w14:paraId="040CF8BA" w14:textId="77777777" w:rsidR="004B3874" w:rsidRDefault="00000000">
            <w:pPr>
              <w:pStyle w:val="Compact"/>
            </w:pPr>
            <w:r>
              <w:t>Kein Zugriff</w:t>
            </w:r>
          </w:p>
        </w:tc>
        <w:tc>
          <w:tcPr>
            <w:tcW w:w="1980" w:type="dxa"/>
          </w:tcPr>
          <w:p w14:paraId="00AEA847" w14:textId="77777777" w:rsidR="004B3874" w:rsidRDefault="00000000">
            <w:pPr>
              <w:pStyle w:val="Compact"/>
            </w:pPr>
            <w:r>
              <w:t>Lesen/Schreiben</w:t>
            </w:r>
          </w:p>
        </w:tc>
      </w:tr>
      <w:tr w:rsidR="004B3874" w14:paraId="43B3A5BA" w14:textId="77777777">
        <w:tc>
          <w:tcPr>
            <w:tcW w:w="1980" w:type="dxa"/>
          </w:tcPr>
          <w:p w14:paraId="3D076758" w14:textId="77777777" w:rsidR="004B3874" w:rsidRDefault="00000000">
            <w:pPr>
              <w:pStyle w:val="Compact"/>
            </w:pPr>
            <w:r>
              <w:t>Steps und Conditions</w:t>
            </w:r>
          </w:p>
        </w:tc>
        <w:tc>
          <w:tcPr>
            <w:tcW w:w="1980" w:type="dxa"/>
          </w:tcPr>
          <w:p w14:paraId="601466CB" w14:textId="77777777" w:rsidR="004B3874" w:rsidRDefault="00000000">
            <w:pPr>
              <w:pStyle w:val="Compact"/>
            </w:pPr>
            <w:r>
              <w:t>Kein Zugriff</w:t>
            </w:r>
          </w:p>
        </w:tc>
        <w:tc>
          <w:tcPr>
            <w:tcW w:w="1980" w:type="dxa"/>
          </w:tcPr>
          <w:p w14:paraId="09B8730F" w14:textId="77777777" w:rsidR="004B3874" w:rsidRDefault="00000000">
            <w:pPr>
              <w:pStyle w:val="Compact"/>
            </w:pPr>
            <w:r>
              <w:t>Kein Zugriff</w:t>
            </w:r>
          </w:p>
        </w:tc>
        <w:tc>
          <w:tcPr>
            <w:tcW w:w="1980" w:type="dxa"/>
          </w:tcPr>
          <w:p w14:paraId="0422BCDA" w14:textId="77777777" w:rsidR="004B3874" w:rsidRDefault="00000000">
            <w:pPr>
              <w:pStyle w:val="Compact"/>
            </w:pPr>
            <w:r>
              <w:t>Lesen/Schreiben</w:t>
            </w:r>
          </w:p>
        </w:tc>
      </w:tr>
      <w:tr w:rsidR="004B3874" w14:paraId="7E920669" w14:textId="77777777">
        <w:tc>
          <w:tcPr>
            <w:tcW w:w="1980" w:type="dxa"/>
          </w:tcPr>
          <w:p w14:paraId="5DE9A2B1" w14:textId="77777777" w:rsidR="004B3874" w:rsidRDefault="00000000">
            <w:pPr>
              <w:pStyle w:val="Compact"/>
            </w:pPr>
            <w:r>
              <w:t>Nutzerverwaltung</w:t>
            </w:r>
          </w:p>
        </w:tc>
        <w:tc>
          <w:tcPr>
            <w:tcW w:w="1980" w:type="dxa"/>
          </w:tcPr>
          <w:p w14:paraId="67133D23" w14:textId="77777777" w:rsidR="004B3874" w:rsidRDefault="00000000">
            <w:pPr>
              <w:pStyle w:val="Compact"/>
            </w:pPr>
            <w:r>
              <w:t>Kein Zugriff</w:t>
            </w:r>
          </w:p>
        </w:tc>
        <w:tc>
          <w:tcPr>
            <w:tcW w:w="1980" w:type="dxa"/>
          </w:tcPr>
          <w:p w14:paraId="681D4393" w14:textId="77777777" w:rsidR="004B3874" w:rsidRDefault="00000000">
            <w:pPr>
              <w:pStyle w:val="Compact"/>
            </w:pPr>
            <w:r>
              <w:t>Kein Zugriff</w:t>
            </w:r>
          </w:p>
        </w:tc>
        <w:tc>
          <w:tcPr>
            <w:tcW w:w="1980" w:type="dxa"/>
          </w:tcPr>
          <w:p w14:paraId="45B652C4" w14:textId="77777777" w:rsidR="004B3874" w:rsidRDefault="00000000">
            <w:pPr>
              <w:pStyle w:val="Compact"/>
            </w:pPr>
            <w:r>
              <w:t>Lesen/Schreiben</w:t>
            </w:r>
          </w:p>
        </w:tc>
      </w:tr>
      <w:tr w:rsidR="004B3874" w14:paraId="5E84ED41" w14:textId="77777777">
        <w:tc>
          <w:tcPr>
            <w:tcW w:w="1980" w:type="dxa"/>
          </w:tcPr>
          <w:p w14:paraId="430CE8D9" w14:textId="77777777" w:rsidR="004B3874" w:rsidRDefault="00000000">
            <w:pPr>
              <w:pStyle w:val="Compact"/>
            </w:pPr>
            <w:r>
              <w:t>Partnerverwaltung</w:t>
            </w:r>
          </w:p>
        </w:tc>
        <w:tc>
          <w:tcPr>
            <w:tcW w:w="1980" w:type="dxa"/>
          </w:tcPr>
          <w:p w14:paraId="614DACAA" w14:textId="77777777" w:rsidR="004B3874" w:rsidRDefault="00000000">
            <w:pPr>
              <w:pStyle w:val="Compact"/>
            </w:pPr>
            <w:r>
              <w:t>Kein Zugriff</w:t>
            </w:r>
          </w:p>
        </w:tc>
        <w:tc>
          <w:tcPr>
            <w:tcW w:w="1980" w:type="dxa"/>
          </w:tcPr>
          <w:p w14:paraId="7BE5DBCF" w14:textId="77777777" w:rsidR="004B3874" w:rsidRDefault="00000000">
            <w:pPr>
              <w:pStyle w:val="Compact"/>
            </w:pPr>
            <w:r>
              <w:t>Eigene Profildaten eingeschränkt</w:t>
            </w:r>
          </w:p>
        </w:tc>
        <w:tc>
          <w:tcPr>
            <w:tcW w:w="1980" w:type="dxa"/>
          </w:tcPr>
          <w:p w14:paraId="3C2E7D2D" w14:textId="77777777" w:rsidR="004B3874" w:rsidRDefault="00000000">
            <w:pPr>
              <w:pStyle w:val="Compact"/>
            </w:pPr>
            <w:r>
              <w:t>Lesen/Schreiben</w:t>
            </w:r>
          </w:p>
        </w:tc>
      </w:tr>
      <w:tr w:rsidR="004B3874" w:rsidRPr="001268DF" w14:paraId="4FC18912" w14:textId="77777777">
        <w:tc>
          <w:tcPr>
            <w:tcW w:w="1980" w:type="dxa"/>
          </w:tcPr>
          <w:p w14:paraId="2C8EC283" w14:textId="77777777" w:rsidR="004B3874" w:rsidRDefault="00000000">
            <w:pPr>
              <w:pStyle w:val="Compact"/>
            </w:pPr>
            <w:r>
              <w:t>Nutzergruppen</w:t>
            </w:r>
          </w:p>
        </w:tc>
        <w:tc>
          <w:tcPr>
            <w:tcW w:w="1980" w:type="dxa"/>
          </w:tcPr>
          <w:p w14:paraId="7BC8E4A4" w14:textId="77777777" w:rsidR="004B3874" w:rsidRDefault="00000000">
            <w:pPr>
              <w:pStyle w:val="Compact"/>
            </w:pPr>
            <w:r>
              <w:t>Kein Zugriff</w:t>
            </w:r>
          </w:p>
        </w:tc>
        <w:tc>
          <w:tcPr>
            <w:tcW w:w="1980" w:type="dxa"/>
          </w:tcPr>
          <w:p w14:paraId="64F86B9A" w14:textId="77777777" w:rsidR="004B3874" w:rsidRDefault="00000000">
            <w:pPr>
              <w:pStyle w:val="Compact"/>
            </w:pPr>
            <w:r>
              <w:t>Kein Zugriff</w:t>
            </w:r>
          </w:p>
        </w:tc>
        <w:tc>
          <w:tcPr>
            <w:tcW w:w="1980" w:type="dxa"/>
          </w:tcPr>
          <w:p w14:paraId="2944CEE2" w14:textId="77777777" w:rsidR="004B3874" w:rsidRPr="001268DF" w:rsidRDefault="00000000">
            <w:pPr>
              <w:pStyle w:val="Compact"/>
              <w:rPr>
                <w:lang w:val="de-DE"/>
              </w:rPr>
            </w:pPr>
            <w:r w:rsidRPr="001268DF">
              <w:rPr>
                <w:lang w:val="de-DE"/>
              </w:rPr>
              <w:t xml:space="preserve">Lesen/Schreiben bei Admin-Recht </w:t>
            </w:r>
            <w:r w:rsidRPr="001268DF">
              <w:rPr>
                <w:rStyle w:val="VerbatimChar"/>
                <w:lang w:val="de-DE"/>
              </w:rPr>
              <w:t>access.manage</w:t>
            </w:r>
          </w:p>
        </w:tc>
      </w:tr>
      <w:tr w:rsidR="004B3874" w:rsidRPr="001268DF" w14:paraId="20A33C12" w14:textId="77777777">
        <w:tc>
          <w:tcPr>
            <w:tcW w:w="1980" w:type="dxa"/>
          </w:tcPr>
          <w:p w14:paraId="4EB450A1" w14:textId="77777777" w:rsidR="004B3874" w:rsidRDefault="00000000">
            <w:pPr>
              <w:pStyle w:val="Compact"/>
            </w:pPr>
            <w:r>
              <w:t>Berechtigungsprofile</w:t>
            </w:r>
          </w:p>
        </w:tc>
        <w:tc>
          <w:tcPr>
            <w:tcW w:w="1980" w:type="dxa"/>
          </w:tcPr>
          <w:p w14:paraId="76860933" w14:textId="77777777" w:rsidR="004B3874" w:rsidRDefault="00000000">
            <w:pPr>
              <w:pStyle w:val="Compact"/>
            </w:pPr>
            <w:r>
              <w:t>Kein Zugriff</w:t>
            </w:r>
          </w:p>
        </w:tc>
        <w:tc>
          <w:tcPr>
            <w:tcW w:w="1980" w:type="dxa"/>
          </w:tcPr>
          <w:p w14:paraId="0F1BEC21" w14:textId="77777777" w:rsidR="004B3874" w:rsidRDefault="00000000">
            <w:pPr>
              <w:pStyle w:val="Compact"/>
            </w:pPr>
            <w:r>
              <w:t>Kein Zugriff</w:t>
            </w:r>
          </w:p>
        </w:tc>
        <w:tc>
          <w:tcPr>
            <w:tcW w:w="1980" w:type="dxa"/>
          </w:tcPr>
          <w:p w14:paraId="3D3E788B" w14:textId="77777777" w:rsidR="004B3874" w:rsidRPr="001268DF" w:rsidRDefault="00000000">
            <w:pPr>
              <w:pStyle w:val="Compact"/>
              <w:rPr>
                <w:lang w:val="de-DE"/>
              </w:rPr>
            </w:pPr>
            <w:r w:rsidRPr="001268DF">
              <w:rPr>
                <w:lang w:val="de-DE"/>
              </w:rPr>
              <w:t xml:space="preserve">Lesen/Schreiben bei Admin-Recht </w:t>
            </w:r>
            <w:r w:rsidRPr="001268DF">
              <w:rPr>
                <w:rStyle w:val="VerbatimChar"/>
                <w:lang w:val="de-DE"/>
              </w:rPr>
              <w:t>access.manage</w:t>
            </w:r>
          </w:p>
        </w:tc>
      </w:tr>
      <w:tr w:rsidR="004B3874" w:rsidRPr="001268DF" w14:paraId="61E56C70" w14:textId="77777777">
        <w:tc>
          <w:tcPr>
            <w:tcW w:w="1980" w:type="dxa"/>
          </w:tcPr>
          <w:p w14:paraId="314454A2" w14:textId="77777777" w:rsidR="004B3874" w:rsidRDefault="00000000">
            <w:pPr>
              <w:pStyle w:val="Compact"/>
            </w:pPr>
            <w:r>
              <w:t>Rechte-Audit</w:t>
            </w:r>
          </w:p>
        </w:tc>
        <w:tc>
          <w:tcPr>
            <w:tcW w:w="1980" w:type="dxa"/>
          </w:tcPr>
          <w:p w14:paraId="256F9961" w14:textId="77777777" w:rsidR="004B3874" w:rsidRDefault="00000000">
            <w:pPr>
              <w:pStyle w:val="Compact"/>
            </w:pPr>
            <w:r>
              <w:t>Kein Zugriff</w:t>
            </w:r>
          </w:p>
        </w:tc>
        <w:tc>
          <w:tcPr>
            <w:tcW w:w="1980" w:type="dxa"/>
          </w:tcPr>
          <w:p w14:paraId="455BDF80" w14:textId="77777777" w:rsidR="004B3874" w:rsidRDefault="00000000">
            <w:pPr>
              <w:pStyle w:val="Compact"/>
            </w:pPr>
            <w:r>
              <w:t>Kein Zugriff</w:t>
            </w:r>
          </w:p>
        </w:tc>
        <w:tc>
          <w:tcPr>
            <w:tcW w:w="1980" w:type="dxa"/>
          </w:tcPr>
          <w:p w14:paraId="709A135B" w14:textId="77777777" w:rsidR="004B3874" w:rsidRPr="001268DF" w:rsidRDefault="00000000">
            <w:pPr>
              <w:pStyle w:val="Compact"/>
              <w:rPr>
                <w:lang w:val="de-DE"/>
              </w:rPr>
            </w:pPr>
            <w:r w:rsidRPr="001268DF">
              <w:rPr>
                <w:lang w:val="de-DE"/>
              </w:rPr>
              <w:t xml:space="preserve">Lesen bei Admin-Recht </w:t>
            </w:r>
            <w:r w:rsidRPr="001268DF">
              <w:rPr>
                <w:rStyle w:val="VerbatimChar"/>
                <w:lang w:val="de-DE"/>
              </w:rPr>
              <w:t>audit.read</w:t>
            </w:r>
          </w:p>
        </w:tc>
      </w:tr>
      <w:tr w:rsidR="004B3874" w14:paraId="0494FBCB" w14:textId="77777777">
        <w:tc>
          <w:tcPr>
            <w:tcW w:w="1980" w:type="dxa"/>
          </w:tcPr>
          <w:p w14:paraId="397DF18F" w14:textId="77777777" w:rsidR="004B3874" w:rsidRDefault="00000000">
            <w:pPr>
              <w:pStyle w:val="Compact"/>
            </w:pPr>
            <w:r>
              <w:t>Partnerregistrierung</w:t>
            </w:r>
          </w:p>
        </w:tc>
        <w:tc>
          <w:tcPr>
            <w:tcW w:w="1980" w:type="dxa"/>
          </w:tcPr>
          <w:p w14:paraId="2FA8D1DE" w14:textId="77777777" w:rsidR="004B3874" w:rsidRDefault="00000000">
            <w:pPr>
              <w:pStyle w:val="Compact"/>
            </w:pPr>
            <w:r>
              <w:t>Kein Zugriff</w:t>
            </w:r>
          </w:p>
        </w:tc>
        <w:tc>
          <w:tcPr>
            <w:tcW w:w="1980" w:type="dxa"/>
          </w:tcPr>
          <w:p w14:paraId="7A880018" w14:textId="77777777" w:rsidR="004B3874" w:rsidRDefault="00000000">
            <w:pPr>
              <w:pStyle w:val="Compact"/>
            </w:pPr>
            <w:r>
              <w:t>Erzeugen vor Login/Freigabe</w:t>
            </w:r>
          </w:p>
        </w:tc>
        <w:tc>
          <w:tcPr>
            <w:tcW w:w="1980" w:type="dxa"/>
          </w:tcPr>
          <w:p w14:paraId="4E789FBD" w14:textId="77777777" w:rsidR="004B3874" w:rsidRDefault="00000000">
            <w:pPr>
              <w:pStyle w:val="Compact"/>
            </w:pPr>
            <w:r>
              <w:t>Lesen/Schreiben</w:t>
            </w:r>
          </w:p>
        </w:tc>
      </w:tr>
      <w:tr w:rsidR="004B3874" w14:paraId="25A28B2A" w14:textId="77777777">
        <w:tc>
          <w:tcPr>
            <w:tcW w:w="1980" w:type="dxa"/>
          </w:tcPr>
          <w:p w14:paraId="628C3DF6" w14:textId="77777777" w:rsidR="004B3874" w:rsidRDefault="00000000">
            <w:pPr>
              <w:pStyle w:val="Compact"/>
            </w:pPr>
            <w:r>
              <w:t>Partner-Abo</w:t>
            </w:r>
          </w:p>
        </w:tc>
        <w:tc>
          <w:tcPr>
            <w:tcW w:w="1980" w:type="dxa"/>
          </w:tcPr>
          <w:p w14:paraId="3931EE71" w14:textId="77777777" w:rsidR="004B3874" w:rsidRDefault="00000000">
            <w:pPr>
              <w:pStyle w:val="Compact"/>
            </w:pPr>
            <w:r>
              <w:t>Kein Zugriff</w:t>
            </w:r>
          </w:p>
        </w:tc>
        <w:tc>
          <w:tcPr>
            <w:tcW w:w="1980" w:type="dxa"/>
          </w:tcPr>
          <w:p w14:paraId="4B954A5A" w14:textId="77777777" w:rsidR="004B3874" w:rsidRPr="001268DF" w:rsidRDefault="00000000">
            <w:pPr>
              <w:pStyle w:val="Compact"/>
              <w:rPr>
                <w:lang w:val="de-DE"/>
              </w:rPr>
            </w:pPr>
            <w:r w:rsidRPr="001268DF">
              <w:rPr>
                <w:lang w:val="de-DE"/>
              </w:rPr>
              <w:t>Eigenen Status lesen, Checkout starten</w:t>
            </w:r>
          </w:p>
        </w:tc>
        <w:tc>
          <w:tcPr>
            <w:tcW w:w="1980" w:type="dxa"/>
          </w:tcPr>
          <w:p w14:paraId="39524EB7" w14:textId="77777777" w:rsidR="004B3874" w:rsidRDefault="00000000">
            <w:pPr>
              <w:pStyle w:val="Compact"/>
            </w:pPr>
            <w:r>
              <w:t>Lesen/Schreiben</w:t>
            </w:r>
          </w:p>
        </w:tc>
      </w:tr>
      <w:tr w:rsidR="004B3874" w14:paraId="6DF50B57" w14:textId="77777777">
        <w:tc>
          <w:tcPr>
            <w:tcW w:w="1980" w:type="dxa"/>
          </w:tcPr>
          <w:p w14:paraId="67C18513" w14:textId="77777777" w:rsidR="004B3874" w:rsidRDefault="00000000">
            <w:pPr>
              <w:pStyle w:val="Compact"/>
            </w:pPr>
            <w:r>
              <w:t>Partner-Umsätze</w:t>
            </w:r>
          </w:p>
        </w:tc>
        <w:tc>
          <w:tcPr>
            <w:tcW w:w="1980" w:type="dxa"/>
          </w:tcPr>
          <w:p w14:paraId="061B1A4C" w14:textId="77777777" w:rsidR="004B3874" w:rsidRDefault="00000000">
            <w:pPr>
              <w:pStyle w:val="Compact"/>
            </w:pPr>
            <w:r>
              <w:t>Kein Zugriff</w:t>
            </w:r>
          </w:p>
        </w:tc>
        <w:tc>
          <w:tcPr>
            <w:tcW w:w="1980" w:type="dxa"/>
          </w:tcPr>
          <w:p w14:paraId="58CC9AC4" w14:textId="77777777" w:rsidR="004B3874" w:rsidRDefault="00000000">
            <w:pPr>
              <w:pStyle w:val="Compact"/>
            </w:pPr>
            <w:r>
              <w:t>Eigene Umsätze lesen/exportieren</w:t>
            </w:r>
          </w:p>
        </w:tc>
        <w:tc>
          <w:tcPr>
            <w:tcW w:w="1980" w:type="dxa"/>
          </w:tcPr>
          <w:p w14:paraId="3C5A4425" w14:textId="77777777" w:rsidR="004B3874" w:rsidRDefault="00000000">
            <w:pPr>
              <w:pStyle w:val="Compact"/>
            </w:pPr>
            <w:r>
              <w:t>Lesen/Export</w:t>
            </w:r>
          </w:p>
        </w:tc>
      </w:tr>
      <w:tr w:rsidR="004B3874" w14:paraId="72BF09F3" w14:textId="77777777">
        <w:tc>
          <w:tcPr>
            <w:tcW w:w="1980" w:type="dxa"/>
          </w:tcPr>
          <w:p w14:paraId="6CC108E1" w14:textId="77777777" w:rsidR="004B3874" w:rsidRDefault="00000000">
            <w:pPr>
              <w:pStyle w:val="Compact"/>
            </w:pPr>
            <w:r>
              <w:t>Billing Events</w:t>
            </w:r>
          </w:p>
        </w:tc>
        <w:tc>
          <w:tcPr>
            <w:tcW w:w="1980" w:type="dxa"/>
          </w:tcPr>
          <w:p w14:paraId="447E9EBE" w14:textId="77777777" w:rsidR="004B3874" w:rsidRDefault="00000000">
            <w:pPr>
              <w:pStyle w:val="Compact"/>
            </w:pPr>
            <w:r>
              <w:t>Kein Zugriff</w:t>
            </w:r>
          </w:p>
        </w:tc>
        <w:tc>
          <w:tcPr>
            <w:tcW w:w="1980" w:type="dxa"/>
          </w:tcPr>
          <w:p w14:paraId="489CB45E" w14:textId="77777777" w:rsidR="004B3874" w:rsidRDefault="00000000">
            <w:pPr>
              <w:pStyle w:val="Compact"/>
            </w:pPr>
            <w:r>
              <w:t>Eigene Ereignisse lesen</w:t>
            </w:r>
          </w:p>
        </w:tc>
        <w:tc>
          <w:tcPr>
            <w:tcW w:w="1980" w:type="dxa"/>
          </w:tcPr>
          <w:p w14:paraId="3EC04FB8" w14:textId="77777777" w:rsidR="004B3874" w:rsidRDefault="00000000">
            <w:pPr>
              <w:pStyle w:val="Compact"/>
            </w:pPr>
            <w:r>
              <w:t>Lesen/Schreiben/Storno</w:t>
            </w:r>
          </w:p>
        </w:tc>
      </w:tr>
      <w:tr w:rsidR="004B3874" w:rsidRPr="001268DF" w14:paraId="67AB0339" w14:textId="77777777">
        <w:tc>
          <w:tcPr>
            <w:tcW w:w="1980" w:type="dxa"/>
          </w:tcPr>
          <w:p w14:paraId="25EDB3C1" w14:textId="77777777" w:rsidR="004B3874" w:rsidRDefault="00000000">
            <w:pPr>
              <w:pStyle w:val="Compact"/>
            </w:pPr>
            <w:r>
              <w:t>Zahlungsanbieter-Daten</w:t>
            </w:r>
          </w:p>
        </w:tc>
        <w:tc>
          <w:tcPr>
            <w:tcW w:w="1980" w:type="dxa"/>
          </w:tcPr>
          <w:p w14:paraId="2B15ABFC" w14:textId="77777777" w:rsidR="004B3874" w:rsidRDefault="00000000">
            <w:pPr>
              <w:pStyle w:val="Compact"/>
            </w:pPr>
            <w:r>
              <w:t>Kein Zugriff</w:t>
            </w:r>
          </w:p>
        </w:tc>
        <w:tc>
          <w:tcPr>
            <w:tcW w:w="1980" w:type="dxa"/>
          </w:tcPr>
          <w:p w14:paraId="7973B736" w14:textId="77777777" w:rsidR="004B3874" w:rsidRDefault="00000000">
            <w:pPr>
              <w:pStyle w:val="Compact"/>
            </w:pPr>
            <w:r>
              <w:t>Keine Zahlungsinstrumentdaten</w:t>
            </w:r>
          </w:p>
        </w:tc>
        <w:tc>
          <w:tcPr>
            <w:tcW w:w="1980" w:type="dxa"/>
          </w:tcPr>
          <w:p w14:paraId="67489C8F" w14:textId="77777777" w:rsidR="004B3874" w:rsidRPr="001268DF" w:rsidRDefault="00000000">
            <w:pPr>
              <w:pStyle w:val="Compact"/>
              <w:rPr>
                <w:lang w:val="de-DE"/>
              </w:rPr>
            </w:pPr>
            <w:r w:rsidRPr="001268DF">
              <w:rPr>
                <w:lang w:val="de-DE"/>
              </w:rPr>
              <w:t>Providerstatus lesen, keine Karten speichern</w:t>
            </w:r>
          </w:p>
        </w:tc>
      </w:tr>
      <w:tr w:rsidR="004B3874" w14:paraId="213DD5D1" w14:textId="77777777">
        <w:tc>
          <w:tcPr>
            <w:tcW w:w="1980" w:type="dxa"/>
          </w:tcPr>
          <w:p w14:paraId="26A7836A" w14:textId="77777777" w:rsidR="004B3874" w:rsidRDefault="00000000">
            <w:pPr>
              <w:pStyle w:val="Compact"/>
            </w:pPr>
            <w:r>
              <w:lastRenderedPageBreak/>
              <w:t>E-Mail-Vorlagen</w:t>
            </w:r>
          </w:p>
        </w:tc>
        <w:tc>
          <w:tcPr>
            <w:tcW w:w="1980" w:type="dxa"/>
          </w:tcPr>
          <w:p w14:paraId="03694DF5" w14:textId="77777777" w:rsidR="004B3874" w:rsidRDefault="00000000">
            <w:pPr>
              <w:pStyle w:val="Compact"/>
            </w:pPr>
            <w:r>
              <w:t>Kein Zugriff</w:t>
            </w:r>
          </w:p>
        </w:tc>
        <w:tc>
          <w:tcPr>
            <w:tcW w:w="1980" w:type="dxa"/>
          </w:tcPr>
          <w:p w14:paraId="79E05850" w14:textId="77777777" w:rsidR="004B3874" w:rsidRDefault="00000000">
            <w:pPr>
              <w:pStyle w:val="Compact"/>
            </w:pPr>
            <w:r>
              <w:t>Kein Zugriff</w:t>
            </w:r>
          </w:p>
        </w:tc>
        <w:tc>
          <w:tcPr>
            <w:tcW w:w="1980" w:type="dxa"/>
          </w:tcPr>
          <w:p w14:paraId="2EA8EAA0" w14:textId="77777777" w:rsidR="004B3874" w:rsidRDefault="00000000">
            <w:pPr>
              <w:pStyle w:val="Compact"/>
            </w:pPr>
            <w:r>
              <w:t>Lesen/Schreiben</w:t>
            </w:r>
          </w:p>
        </w:tc>
      </w:tr>
      <w:tr w:rsidR="004B3874" w14:paraId="20D1E8DD" w14:textId="77777777">
        <w:tc>
          <w:tcPr>
            <w:tcW w:w="1980" w:type="dxa"/>
          </w:tcPr>
          <w:p w14:paraId="5C4076A9" w14:textId="77777777" w:rsidR="004B3874" w:rsidRDefault="00000000">
            <w:pPr>
              <w:pStyle w:val="Compact"/>
            </w:pPr>
            <w:r>
              <w:t>CMS / Landing-Inhalte</w:t>
            </w:r>
          </w:p>
        </w:tc>
        <w:tc>
          <w:tcPr>
            <w:tcW w:w="1980" w:type="dxa"/>
          </w:tcPr>
          <w:p w14:paraId="30151307" w14:textId="77777777" w:rsidR="004B3874" w:rsidRDefault="00000000">
            <w:pPr>
              <w:pStyle w:val="Compact"/>
            </w:pPr>
            <w:r>
              <w:t>Kein Zugriff</w:t>
            </w:r>
          </w:p>
        </w:tc>
        <w:tc>
          <w:tcPr>
            <w:tcW w:w="1980" w:type="dxa"/>
          </w:tcPr>
          <w:p w14:paraId="3387C105" w14:textId="77777777" w:rsidR="004B3874" w:rsidRDefault="00000000">
            <w:pPr>
              <w:pStyle w:val="Compact"/>
            </w:pPr>
            <w:r>
              <w:t>Kein Zugriff</w:t>
            </w:r>
          </w:p>
        </w:tc>
        <w:tc>
          <w:tcPr>
            <w:tcW w:w="1980" w:type="dxa"/>
          </w:tcPr>
          <w:p w14:paraId="7A04AF9C" w14:textId="77777777" w:rsidR="004B3874" w:rsidRDefault="00000000">
            <w:pPr>
              <w:pStyle w:val="Compact"/>
            </w:pPr>
            <w:r>
              <w:t>Lesen/Schreiben</w:t>
            </w:r>
          </w:p>
        </w:tc>
      </w:tr>
      <w:tr w:rsidR="004B3874" w14:paraId="7E5AD021" w14:textId="77777777">
        <w:tc>
          <w:tcPr>
            <w:tcW w:w="1980" w:type="dxa"/>
          </w:tcPr>
          <w:p w14:paraId="2FDF1D0F" w14:textId="77777777" w:rsidR="004B3874" w:rsidRDefault="00000000">
            <w:pPr>
              <w:pStyle w:val="Compact"/>
            </w:pPr>
            <w:r>
              <w:t>Audit Logs</w:t>
            </w:r>
          </w:p>
        </w:tc>
        <w:tc>
          <w:tcPr>
            <w:tcW w:w="1980" w:type="dxa"/>
          </w:tcPr>
          <w:p w14:paraId="1D6A99D3" w14:textId="77777777" w:rsidR="004B3874" w:rsidRDefault="00000000">
            <w:pPr>
              <w:pStyle w:val="Compact"/>
            </w:pPr>
            <w:r>
              <w:t>Kein Zugriff</w:t>
            </w:r>
          </w:p>
        </w:tc>
        <w:tc>
          <w:tcPr>
            <w:tcW w:w="1980" w:type="dxa"/>
          </w:tcPr>
          <w:p w14:paraId="1D9BF12C" w14:textId="77777777" w:rsidR="004B3874" w:rsidRDefault="00000000">
            <w:pPr>
              <w:pStyle w:val="Compact"/>
            </w:pPr>
            <w:r>
              <w:t>Kein Zugriff</w:t>
            </w:r>
          </w:p>
        </w:tc>
        <w:tc>
          <w:tcPr>
            <w:tcW w:w="1980" w:type="dxa"/>
          </w:tcPr>
          <w:p w14:paraId="027FDD56" w14:textId="77777777" w:rsidR="004B3874" w:rsidRDefault="00000000">
            <w:pPr>
              <w:pStyle w:val="Compact"/>
            </w:pPr>
            <w:r>
              <w:t>Lesen</w:t>
            </w:r>
          </w:p>
        </w:tc>
      </w:tr>
    </w:tbl>
    <w:p w14:paraId="7CEF826A" w14:textId="77777777" w:rsidR="004B3874" w:rsidRDefault="00000000">
      <w:pPr>
        <w:pStyle w:val="berschrift2"/>
      </w:pPr>
      <w:bookmarkStart w:id="52" w:name="datenschutz--und-sicherheitskonzept"/>
      <w:bookmarkEnd w:id="51"/>
      <w:r>
        <w:t>16. Datenschutz- und Sicherheitskonzept</w:t>
      </w:r>
    </w:p>
    <w:p w14:paraId="0B6B1A2B" w14:textId="77777777" w:rsidR="004B3874" w:rsidRDefault="00000000">
      <w:pPr>
        <w:pStyle w:val="berschrift3"/>
      </w:pPr>
      <w:bookmarkStart w:id="53" w:name="datenschutztechnik"/>
      <w:r>
        <w:t>16.1 Datenschutztechnik</w:t>
      </w:r>
    </w:p>
    <w:tbl>
      <w:tblPr>
        <w:tblStyle w:val="Table"/>
        <w:tblW w:w="5000" w:type="pct"/>
        <w:tblLayout w:type="fixed"/>
        <w:tblLook w:val="0020" w:firstRow="1" w:lastRow="0" w:firstColumn="0" w:lastColumn="0" w:noHBand="0" w:noVBand="0"/>
      </w:tblPr>
      <w:tblGrid>
        <w:gridCol w:w="4811"/>
        <w:gridCol w:w="4811"/>
      </w:tblGrid>
      <w:tr w:rsidR="004B3874" w14:paraId="6DD8BE26"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D78843" w14:textId="77777777" w:rsidR="004B3874" w:rsidRDefault="00000000">
            <w:pPr>
              <w:pStyle w:val="Compact"/>
            </w:pPr>
            <w:r>
              <w:t>Thema</w:t>
            </w:r>
          </w:p>
        </w:tc>
        <w:tc>
          <w:tcPr>
            <w:tcW w:w="3960" w:type="dxa"/>
          </w:tcPr>
          <w:p w14:paraId="3593455D" w14:textId="77777777" w:rsidR="004B3874" w:rsidRDefault="00000000">
            <w:pPr>
              <w:pStyle w:val="Compact"/>
            </w:pPr>
            <w:r>
              <w:t>Umsetzung / Anforderung</w:t>
            </w:r>
          </w:p>
        </w:tc>
      </w:tr>
      <w:tr w:rsidR="004B3874" w:rsidRPr="001268DF" w14:paraId="32D5336B" w14:textId="77777777">
        <w:tc>
          <w:tcPr>
            <w:tcW w:w="3960" w:type="dxa"/>
          </w:tcPr>
          <w:p w14:paraId="2F03AEF1" w14:textId="77777777" w:rsidR="004B3874" w:rsidRDefault="00000000">
            <w:pPr>
              <w:pStyle w:val="Compact"/>
            </w:pPr>
            <w:r>
              <w:t>Privacy by Design</w:t>
            </w:r>
          </w:p>
        </w:tc>
        <w:tc>
          <w:tcPr>
            <w:tcW w:w="3960" w:type="dxa"/>
          </w:tcPr>
          <w:p w14:paraId="3B5B2633" w14:textId="77777777" w:rsidR="004B3874" w:rsidRPr="001268DF" w:rsidRDefault="00000000">
            <w:pPr>
              <w:pStyle w:val="Compact"/>
              <w:rPr>
                <w:lang w:val="de-DE"/>
              </w:rPr>
            </w:pPr>
            <w:r w:rsidRPr="001268DF">
              <w:rPr>
                <w:lang w:val="de-DE"/>
              </w:rPr>
              <w:t>Survey-Felder sind fachlich konfigurierbar und sollen nur erforderliche Daten erfassen</w:t>
            </w:r>
          </w:p>
        </w:tc>
      </w:tr>
      <w:tr w:rsidR="004B3874" w:rsidRPr="001268DF" w14:paraId="0736D5EB" w14:textId="77777777">
        <w:tc>
          <w:tcPr>
            <w:tcW w:w="3960" w:type="dxa"/>
          </w:tcPr>
          <w:p w14:paraId="38224EE3" w14:textId="77777777" w:rsidR="004B3874" w:rsidRDefault="00000000">
            <w:pPr>
              <w:pStyle w:val="Compact"/>
            </w:pPr>
            <w:r>
              <w:t>Privacy by Default</w:t>
            </w:r>
          </w:p>
        </w:tc>
        <w:tc>
          <w:tcPr>
            <w:tcW w:w="3960" w:type="dxa"/>
          </w:tcPr>
          <w:p w14:paraId="17392B17" w14:textId="77777777" w:rsidR="004B3874" w:rsidRPr="001268DF" w:rsidRDefault="00000000">
            <w:pPr>
              <w:pStyle w:val="Compact"/>
              <w:rPr>
                <w:lang w:val="de-DE"/>
              </w:rPr>
            </w:pPr>
            <w:r w:rsidRPr="001268DF">
              <w:rPr>
                <w:lang w:val="de-DE"/>
              </w:rPr>
              <w:t>Neue Nutzer erhalten nur Zugriff auf den eigenen Survey-Kontext</w:t>
            </w:r>
          </w:p>
        </w:tc>
      </w:tr>
      <w:tr w:rsidR="004B3874" w:rsidRPr="001268DF" w14:paraId="6B8BE9FD" w14:textId="77777777">
        <w:tc>
          <w:tcPr>
            <w:tcW w:w="3960" w:type="dxa"/>
          </w:tcPr>
          <w:p w14:paraId="5DB95390" w14:textId="77777777" w:rsidR="004B3874" w:rsidRDefault="00000000">
            <w:pPr>
              <w:pStyle w:val="Compact"/>
            </w:pPr>
            <w:r>
              <w:t>Datenminimierung</w:t>
            </w:r>
          </w:p>
        </w:tc>
        <w:tc>
          <w:tcPr>
            <w:tcW w:w="3960" w:type="dxa"/>
          </w:tcPr>
          <w:p w14:paraId="29C7A82F" w14:textId="77777777" w:rsidR="004B3874" w:rsidRPr="001268DF" w:rsidRDefault="00000000">
            <w:pPr>
              <w:pStyle w:val="Compact"/>
              <w:rPr>
                <w:lang w:val="de-DE"/>
              </w:rPr>
            </w:pPr>
            <w:r w:rsidRPr="001268DF">
              <w:rPr>
                <w:lang w:val="de-DE"/>
              </w:rPr>
              <w:t>Pflichtfelder werden je Survey fachlich begründet</w:t>
            </w:r>
          </w:p>
        </w:tc>
      </w:tr>
      <w:tr w:rsidR="004B3874" w:rsidRPr="001268DF" w14:paraId="7D405434" w14:textId="77777777">
        <w:tc>
          <w:tcPr>
            <w:tcW w:w="3960" w:type="dxa"/>
          </w:tcPr>
          <w:p w14:paraId="719C83B8" w14:textId="77777777" w:rsidR="004B3874" w:rsidRDefault="00000000">
            <w:pPr>
              <w:pStyle w:val="Compact"/>
            </w:pPr>
            <w:r>
              <w:t>Zweckbindung</w:t>
            </w:r>
          </w:p>
        </w:tc>
        <w:tc>
          <w:tcPr>
            <w:tcW w:w="3960" w:type="dxa"/>
          </w:tcPr>
          <w:p w14:paraId="1C7630F1" w14:textId="77777777" w:rsidR="004B3874" w:rsidRPr="001268DF" w:rsidRDefault="00000000">
            <w:pPr>
              <w:pStyle w:val="Compact"/>
              <w:rPr>
                <w:lang w:val="de-DE"/>
              </w:rPr>
            </w:pPr>
            <w:r w:rsidRPr="001268DF">
              <w:rPr>
                <w:lang w:val="de-DE"/>
              </w:rPr>
              <w:t>Survey und Step-Kontext dokumentieren den fachlichen Zweck der Verarbeitung</w:t>
            </w:r>
          </w:p>
        </w:tc>
      </w:tr>
      <w:tr w:rsidR="004B3874" w:rsidRPr="001268DF" w14:paraId="3456EC63" w14:textId="77777777">
        <w:tc>
          <w:tcPr>
            <w:tcW w:w="3960" w:type="dxa"/>
          </w:tcPr>
          <w:p w14:paraId="27EB5A1C" w14:textId="77777777" w:rsidR="004B3874" w:rsidRDefault="00000000">
            <w:pPr>
              <w:pStyle w:val="Compact"/>
            </w:pPr>
            <w:r>
              <w:t>Auskunft</w:t>
            </w:r>
          </w:p>
        </w:tc>
        <w:tc>
          <w:tcPr>
            <w:tcW w:w="3960" w:type="dxa"/>
          </w:tcPr>
          <w:p w14:paraId="0AECAA88" w14:textId="77777777" w:rsidR="004B3874" w:rsidRPr="001268DF" w:rsidRDefault="00000000">
            <w:pPr>
              <w:pStyle w:val="Compact"/>
              <w:rPr>
                <w:lang w:val="de-DE"/>
              </w:rPr>
            </w:pPr>
            <w:r w:rsidRPr="001268DF">
              <w:rPr>
                <w:lang w:val="de-DE"/>
              </w:rPr>
              <w:t>Export personenbezogener Nutzerdaten ist als Betriebs-/Admin-Prozess vorzusehen</w:t>
            </w:r>
          </w:p>
        </w:tc>
      </w:tr>
      <w:tr w:rsidR="004B3874" w:rsidRPr="001268DF" w14:paraId="1A93E836" w14:textId="77777777">
        <w:tc>
          <w:tcPr>
            <w:tcW w:w="3960" w:type="dxa"/>
          </w:tcPr>
          <w:p w14:paraId="05B768A9" w14:textId="77777777" w:rsidR="004B3874" w:rsidRDefault="00000000">
            <w:pPr>
              <w:pStyle w:val="Compact"/>
            </w:pPr>
            <w:r>
              <w:t>Löschung</w:t>
            </w:r>
          </w:p>
        </w:tc>
        <w:tc>
          <w:tcPr>
            <w:tcW w:w="3960" w:type="dxa"/>
          </w:tcPr>
          <w:p w14:paraId="6836D4F0" w14:textId="77777777" w:rsidR="004B3874" w:rsidRPr="001268DF" w:rsidRDefault="00000000">
            <w:pPr>
              <w:pStyle w:val="Compact"/>
              <w:rPr>
                <w:lang w:val="de-DE"/>
              </w:rPr>
            </w:pPr>
            <w:r w:rsidRPr="001268DF">
              <w:rPr>
                <w:lang w:val="de-DE"/>
              </w:rPr>
              <w:t>Nutzer, Progress, Submissions und Uploads müssen nachvollziehbar löschbar sein</w:t>
            </w:r>
          </w:p>
        </w:tc>
      </w:tr>
      <w:tr w:rsidR="004B3874" w:rsidRPr="001268DF" w14:paraId="0E9310A6" w14:textId="77777777">
        <w:tc>
          <w:tcPr>
            <w:tcW w:w="3960" w:type="dxa"/>
          </w:tcPr>
          <w:p w14:paraId="37401E1C" w14:textId="77777777" w:rsidR="004B3874" w:rsidRDefault="00000000">
            <w:pPr>
              <w:pStyle w:val="Compact"/>
            </w:pPr>
            <w:r>
              <w:t>Protokollierung</w:t>
            </w:r>
          </w:p>
        </w:tc>
        <w:tc>
          <w:tcPr>
            <w:tcW w:w="3960" w:type="dxa"/>
          </w:tcPr>
          <w:p w14:paraId="31CFDE62" w14:textId="77777777" w:rsidR="004B3874" w:rsidRPr="001268DF" w:rsidRDefault="00000000">
            <w:pPr>
              <w:pStyle w:val="Compact"/>
              <w:rPr>
                <w:lang w:val="de-DE"/>
              </w:rPr>
            </w:pPr>
            <w:r w:rsidRPr="001268DF">
              <w:rPr>
                <w:lang w:val="de-DE"/>
              </w:rPr>
              <w:t>Admin- und sicherheitsrelevante Aktionen werden auditierbar gespeichert</w:t>
            </w:r>
          </w:p>
        </w:tc>
      </w:tr>
      <w:tr w:rsidR="004B3874" w:rsidRPr="001268DF" w14:paraId="36BBAD79" w14:textId="77777777">
        <w:tc>
          <w:tcPr>
            <w:tcW w:w="3960" w:type="dxa"/>
          </w:tcPr>
          <w:p w14:paraId="3AF268E0" w14:textId="77777777" w:rsidR="004B3874" w:rsidRDefault="00000000">
            <w:pPr>
              <w:pStyle w:val="Compact"/>
            </w:pPr>
            <w:r>
              <w:t>Aufbewahrung</w:t>
            </w:r>
          </w:p>
        </w:tc>
        <w:tc>
          <w:tcPr>
            <w:tcW w:w="3960" w:type="dxa"/>
          </w:tcPr>
          <w:p w14:paraId="00AE388A" w14:textId="77777777" w:rsidR="004B3874" w:rsidRPr="001268DF" w:rsidRDefault="00000000">
            <w:pPr>
              <w:pStyle w:val="Compact"/>
              <w:rPr>
                <w:lang w:val="de-DE"/>
              </w:rPr>
            </w:pPr>
            <w:r w:rsidRPr="001268DF">
              <w:rPr>
                <w:lang w:val="de-DE"/>
              </w:rPr>
              <w:t>Konkrete Fristen werden durch Auftraggeber vorgegeben</w:t>
            </w:r>
          </w:p>
        </w:tc>
      </w:tr>
      <w:tr w:rsidR="004B3874" w:rsidRPr="001268DF" w14:paraId="47DAC703" w14:textId="77777777">
        <w:tc>
          <w:tcPr>
            <w:tcW w:w="3960" w:type="dxa"/>
          </w:tcPr>
          <w:p w14:paraId="58FABC4B" w14:textId="77777777" w:rsidR="004B3874" w:rsidRDefault="00000000">
            <w:pPr>
              <w:pStyle w:val="Compact"/>
            </w:pPr>
            <w:r>
              <w:t>Zahlungsdaten</w:t>
            </w:r>
          </w:p>
        </w:tc>
        <w:tc>
          <w:tcPr>
            <w:tcW w:w="3960" w:type="dxa"/>
          </w:tcPr>
          <w:p w14:paraId="26167D89" w14:textId="77777777" w:rsidR="004B3874" w:rsidRPr="001268DF" w:rsidRDefault="00000000">
            <w:pPr>
              <w:pStyle w:val="Compact"/>
              <w:rPr>
                <w:lang w:val="de-DE"/>
              </w:rPr>
            </w:pPr>
            <w:r w:rsidRPr="001268DF">
              <w:rPr>
                <w:lang w:val="de-DE"/>
              </w:rPr>
              <w:t>Zahlungsinstrumentdaten werden nicht lokal gespeichert; Speicherung erfolgt beim Zahlungsanbieter</w:t>
            </w:r>
          </w:p>
        </w:tc>
      </w:tr>
    </w:tbl>
    <w:p w14:paraId="2F119A8D" w14:textId="77777777" w:rsidR="004B3874" w:rsidRDefault="00000000">
      <w:pPr>
        <w:pStyle w:val="berschrift3"/>
      </w:pPr>
      <w:bookmarkStart w:id="54" w:name="technische-sicherheitsmaßnahmen"/>
      <w:bookmarkEnd w:id="53"/>
      <w:r>
        <w:t>16.2 Technische Sicherheitsmaßnahmen</w:t>
      </w:r>
    </w:p>
    <w:tbl>
      <w:tblPr>
        <w:tblStyle w:val="Table"/>
        <w:tblW w:w="5000" w:type="pct"/>
        <w:tblLayout w:type="fixed"/>
        <w:tblLook w:val="0020" w:firstRow="1" w:lastRow="0" w:firstColumn="0" w:lastColumn="0" w:noHBand="0" w:noVBand="0"/>
      </w:tblPr>
      <w:tblGrid>
        <w:gridCol w:w="4811"/>
        <w:gridCol w:w="4811"/>
      </w:tblGrid>
      <w:tr w:rsidR="004B3874" w14:paraId="54D01A58"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62F29B" w14:textId="77777777" w:rsidR="004B3874" w:rsidRDefault="00000000">
            <w:pPr>
              <w:pStyle w:val="Compact"/>
            </w:pPr>
            <w:r>
              <w:t>Maßnahme</w:t>
            </w:r>
          </w:p>
        </w:tc>
        <w:tc>
          <w:tcPr>
            <w:tcW w:w="3960" w:type="dxa"/>
          </w:tcPr>
          <w:p w14:paraId="5C0206EA" w14:textId="77777777" w:rsidR="004B3874" w:rsidRDefault="00000000">
            <w:pPr>
              <w:pStyle w:val="Compact"/>
            </w:pPr>
            <w:r>
              <w:t>Umsetzung / Ziel</w:t>
            </w:r>
          </w:p>
        </w:tc>
      </w:tr>
      <w:tr w:rsidR="004B3874" w:rsidRPr="001268DF" w14:paraId="7A7883E4" w14:textId="77777777">
        <w:tc>
          <w:tcPr>
            <w:tcW w:w="3960" w:type="dxa"/>
          </w:tcPr>
          <w:p w14:paraId="4E8F8BEB" w14:textId="77777777" w:rsidR="004B3874" w:rsidRDefault="00000000">
            <w:pPr>
              <w:pStyle w:val="Compact"/>
            </w:pPr>
            <w:r>
              <w:t>Transportverschlüsselung</w:t>
            </w:r>
          </w:p>
        </w:tc>
        <w:tc>
          <w:tcPr>
            <w:tcW w:w="3960" w:type="dxa"/>
          </w:tcPr>
          <w:p w14:paraId="73F78A10" w14:textId="77777777" w:rsidR="004B3874" w:rsidRPr="001268DF" w:rsidRDefault="00000000">
            <w:pPr>
              <w:pStyle w:val="Compact"/>
              <w:rPr>
                <w:lang w:val="de-DE"/>
              </w:rPr>
            </w:pPr>
            <w:r w:rsidRPr="001268DF">
              <w:rPr>
                <w:lang w:val="de-DE"/>
              </w:rPr>
              <w:t>TLS 1.2 oder höher im Produktivbetrieb</w:t>
            </w:r>
          </w:p>
        </w:tc>
      </w:tr>
      <w:tr w:rsidR="004B3874" w14:paraId="7AB4A878" w14:textId="77777777">
        <w:tc>
          <w:tcPr>
            <w:tcW w:w="3960" w:type="dxa"/>
          </w:tcPr>
          <w:p w14:paraId="7C68BA3C" w14:textId="77777777" w:rsidR="004B3874" w:rsidRDefault="00000000">
            <w:pPr>
              <w:pStyle w:val="Compact"/>
            </w:pPr>
            <w:r>
              <w:t>Passwortschutz</w:t>
            </w:r>
          </w:p>
        </w:tc>
        <w:tc>
          <w:tcPr>
            <w:tcW w:w="3960" w:type="dxa"/>
          </w:tcPr>
          <w:p w14:paraId="58BD8C1A" w14:textId="77777777" w:rsidR="004B3874" w:rsidRDefault="00000000">
            <w:pPr>
              <w:pStyle w:val="Compact"/>
            </w:pPr>
            <w:r>
              <w:t>Hashing im Backend; produktiv Rate-Limiting und starke Secrets</w:t>
            </w:r>
          </w:p>
        </w:tc>
      </w:tr>
      <w:tr w:rsidR="004B3874" w:rsidRPr="001268DF" w14:paraId="02AD2F88" w14:textId="77777777">
        <w:tc>
          <w:tcPr>
            <w:tcW w:w="3960" w:type="dxa"/>
          </w:tcPr>
          <w:p w14:paraId="7FAFFA6D" w14:textId="77777777" w:rsidR="004B3874" w:rsidRDefault="00000000">
            <w:pPr>
              <w:pStyle w:val="Compact"/>
            </w:pPr>
            <w:r>
              <w:t>Token-Sicherheit</w:t>
            </w:r>
          </w:p>
        </w:tc>
        <w:tc>
          <w:tcPr>
            <w:tcW w:w="3960" w:type="dxa"/>
          </w:tcPr>
          <w:p w14:paraId="1D272B19" w14:textId="77777777" w:rsidR="004B3874" w:rsidRPr="001268DF" w:rsidRDefault="00000000">
            <w:pPr>
              <w:pStyle w:val="Compact"/>
              <w:rPr>
                <w:lang w:val="de-DE"/>
              </w:rPr>
            </w:pPr>
            <w:r w:rsidRPr="001268DF">
              <w:rPr>
                <w:lang w:val="de-DE"/>
              </w:rPr>
              <w:t xml:space="preserve">Signierte Tokens mit ausreichend starkem </w:t>
            </w:r>
            <w:r w:rsidRPr="001268DF">
              <w:rPr>
                <w:rStyle w:val="VerbatimChar"/>
                <w:lang w:val="de-DE"/>
              </w:rPr>
              <w:t>JWT_SECRET</w:t>
            </w:r>
          </w:p>
        </w:tc>
      </w:tr>
      <w:tr w:rsidR="004B3874" w:rsidRPr="001268DF" w14:paraId="6D60B380" w14:textId="77777777">
        <w:tc>
          <w:tcPr>
            <w:tcW w:w="3960" w:type="dxa"/>
          </w:tcPr>
          <w:p w14:paraId="490538E4" w14:textId="77777777" w:rsidR="004B3874" w:rsidRDefault="00000000">
            <w:pPr>
              <w:pStyle w:val="Compact"/>
            </w:pPr>
            <w:r>
              <w:t>Rollenprüfung</w:t>
            </w:r>
          </w:p>
        </w:tc>
        <w:tc>
          <w:tcPr>
            <w:tcW w:w="3960" w:type="dxa"/>
          </w:tcPr>
          <w:p w14:paraId="68645D6B" w14:textId="77777777" w:rsidR="004B3874" w:rsidRPr="001268DF" w:rsidRDefault="00000000">
            <w:pPr>
              <w:pStyle w:val="Compact"/>
              <w:rPr>
                <w:lang w:val="de-DE"/>
              </w:rPr>
            </w:pPr>
            <w:r w:rsidRPr="001268DF">
              <w:rPr>
                <w:lang w:val="de-DE"/>
              </w:rPr>
              <w:t>Backend prüft Rollen und Berechtigungen pro Endpoint</w:t>
            </w:r>
          </w:p>
        </w:tc>
      </w:tr>
      <w:tr w:rsidR="004B3874" w:rsidRPr="001268DF" w14:paraId="653F1AFB" w14:textId="77777777">
        <w:tc>
          <w:tcPr>
            <w:tcW w:w="3960" w:type="dxa"/>
          </w:tcPr>
          <w:p w14:paraId="31D32957" w14:textId="77777777" w:rsidR="004B3874" w:rsidRDefault="00000000">
            <w:pPr>
              <w:pStyle w:val="Compact"/>
            </w:pPr>
            <w:r>
              <w:lastRenderedPageBreak/>
              <w:t>Effektive Rechte</w:t>
            </w:r>
          </w:p>
        </w:tc>
        <w:tc>
          <w:tcPr>
            <w:tcW w:w="3960" w:type="dxa"/>
          </w:tcPr>
          <w:p w14:paraId="0CE5C18E" w14:textId="77777777" w:rsidR="004B3874" w:rsidRPr="001268DF" w:rsidRDefault="00000000">
            <w:pPr>
              <w:pStyle w:val="Compact"/>
              <w:rPr>
                <w:lang w:val="de-DE"/>
              </w:rPr>
            </w:pPr>
            <w:r w:rsidRPr="001268DF">
              <w:rPr>
                <w:lang w:val="de-DE"/>
              </w:rPr>
              <w:t>Backend berechnet Rechte aus Rolle, Gruppen, Scope und Overrides</w:t>
            </w:r>
          </w:p>
        </w:tc>
      </w:tr>
      <w:tr w:rsidR="004B3874" w:rsidRPr="001268DF" w14:paraId="31056BD2" w14:textId="77777777">
        <w:tc>
          <w:tcPr>
            <w:tcW w:w="3960" w:type="dxa"/>
          </w:tcPr>
          <w:p w14:paraId="40FB0A71" w14:textId="77777777" w:rsidR="004B3874" w:rsidRDefault="00000000">
            <w:pPr>
              <w:pStyle w:val="Compact"/>
            </w:pPr>
            <w:r>
              <w:t>Rechte-Audit</w:t>
            </w:r>
          </w:p>
        </w:tc>
        <w:tc>
          <w:tcPr>
            <w:tcW w:w="3960" w:type="dxa"/>
          </w:tcPr>
          <w:p w14:paraId="79CC632B" w14:textId="77777777" w:rsidR="004B3874" w:rsidRPr="001268DF" w:rsidRDefault="00000000">
            <w:pPr>
              <w:pStyle w:val="Compact"/>
              <w:rPr>
                <w:lang w:val="de-DE"/>
              </w:rPr>
            </w:pPr>
            <w:r w:rsidRPr="001268DF">
              <w:rPr>
                <w:lang w:val="de-DE"/>
              </w:rPr>
              <w:t>Änderungen an Gruppen, Mitgliedschaften und Overrides werden revisionsfähig protokolliert</w:t>
            </w:r>
          </w:p>
        </w:tc>
      </w:tr>
      <w:tr w:rsidR="004B3874" w:rsidRPr="001268DF" w14:paraId="414911B9" w14:textId="77777777">
        <w:tc>
          <w:tcPr>
            <w:tcW w:w="3960" w:type="dxa"/>
          </w:tcPr>
          <w:p w14:paraId="3806333A" w14:textId="77777777" w:rsidR="004B3874" w:rsidRDefault="00000000">
            <w:pPr>
              <w:pStyle w:val="Compact"/>
            </w:pPr>
            <w:r>
              <w:t>Dateizugriff</w:t>
            </w:r>
          </w:p>
        </w:tc>
        <w:tc>
          <w:tcPr>
            <w:tcW w:w="3960" w:type="dxa"/>
          </w:tcPr>
          <w:p w14:paraId="60E80D0A" w14:textId="77777777" w:rsidR="004B3874" w:rsidRPr="001268DF" w:rsidRDefault="00000000">
            <w:pPr>
              <w:pStyle w:val="Compact"/>
              <w:rPr>
                <w:lang w:val="de-DE"/>
              </w:rPr>
            </w:pPr>
            <w:r w:rsidRPr="001268DF">
              <w:rPr>
                <w:lang w:val="de-DE"/>
              </w:rPr>
              <w:t>Owner, Admin oder berechtigter Partner; sonst Ablehnung</w:t>
            </w:r>
          </w:p>
        </w:tc>
      </w:tr>
      <w:tr w:rsidR="004B3874" w14:paraId="77C8FDEF" w14:textId="77777777">
        <w:tc>
          <w:tcPr>
            <w:tcW w:w="3960" w:type="dxa"/>
          </w:tcPr>
          <w:p w14:paraId="2B39BEEC" w14:textId="77777777" w:rsidR="004B3874" w:rsidRDefault="00000000">
            <w:pPr>
              <w:pStyle w:val="Compact"/>
            </w:pPr>
            <w:r>
              <w:t>Upload-Filter</w:t>
            </w:r>
          </w:p>
        </w:tc>
        <w:tc>
          <w:tcPr>
            <w:tcW w:w="3960" w:type="dxa"/>
          </w:tcPr>
          <w:p w14:paraId="615E3FF8" w14:textId="77777777" w:rsidR="004B3874" w:rsidRDefault="00000000">
            <w:pPr>
              <w:pStyle w:val="Compact"/>
            </w:pPr>
            <w:r>
              <w:t>Extension-Allowlist, Content-Type-Blocklist, Größenlimit</w:t>
            </w:r>
          </w:p>
        </w:tc>
      </w:tr>
      <w:tr w:rsidR="004B3874" w:rsidRPr="001268DF" w14:paraId="21088477" w14:textId="77777777">
        <w:tc>
          <w:tcPr>
            <w:tcW w:w="3960" w:type="dxa"/>
          </w:tcPr>
          <w:p w14:paraId="74C2A8CA" w14:textId="77777777" w:rsidR="004B3874" w:rsidRDefault="00000000">
            <w:pPr>
              <w:pStyle w:val="Compact"/>
            </w:pPr>
            <w:r>
              <w:t>Eingabevalidierung</w:t>
            </w:r>
          </w:p>
        </w:tc>
        <w:tc>
          <w:tcPr>
            <w:tcW w:w="3960" w:type="dxa"/>
          </w:tcPr>
          <w:p w14:paraId="6AD24E08" w14:textId="77777777" w:rsidR="004B3874" w:rsidRPr="001268DF" w:rsidRDefault="00000000">
            <w:pPr>
              <w:pStyle w:val="Compact"/>
              <w:rPr>
                <w:lang w:val="de-DE"/>
              </w:rPr>
            </w:pPr>
            <w:r w:rsidRPr="001268DF">
              <w:rPr>
                <w:lang w:val="de-DE"/>
              </w:rPr>
              <w:t>Pydantic-Modelle und serverseitige Validierung</w:t>
            </w:r>
          </w:p>
        </w:tc>
      </w:tr>
      <w:tr w:rsidR="004B3874" w:rsidRPr="001268DF" w14:paraId="1A54C678" w14:textId="77777777">
        <w:tc>
          <w:tcPr>
            <w:tcW w:w="3960" w:type="dxa"/>
          </w:tcPr>
          <w:p w14:paraId="5ECE90EF" w14:textId="77777777" w:rsidR="004B3874" w:rsidRDefault="00000000">
            <w:pPr>
              <w:pStyle w:val="Compact"/>
            </w:pPr>
            <w:r>
              <w:t>Webhook-Sicherheit</w:t>
            </w:r>
          </w:p>
        </w:tc>
        <w:tc>
          <w:tcPr>
            <w:tcW w:w="3960" w:type="dxa"/>
          </w:tcPr>
          <w:p w14:paraId="359B1A82" w14:textId="77777777" w:rsidR="004B3874" w:rsidRPr="001268DF" w:rsidRDefault="00000000">
            <w:pPr>
              <w:pStyle w:val="Compact"/>
              <w:rPr>
                <w:lang w:val="de-DE"/>
              </w:rPr>
            </w:pPr>
            <w:r w:rsidRPr="001268DF">
              <w:rPr>
                <w:lang w:val="de-DE"/>
              </w:rPr>
              <w:t>Stripe-Signaturprüfung und eindeutige Provider-Event-ID verhindern Replay-/Doppelverarbeitung</w:t>
            </w:r>
          </w:p>
        </w:tc>
      </w:tr>
      <w:tr w:rsidR="004B3874" w:rsidRPr="001268DF" w14:paraId="59FAE54F" w14:textId="77777777">
        <w:tc>
          <w:tcPr>
            <w:tcW w:w="3960" w:type="dxa"/>
          </w:tcPr>
          <w:p w14:paraId="414EA9E2" w14:textId="77777777" w:rsidR="004B3874" w:rsidRDefault="00000000">
            <w:pPr>
              <w:pStyle w:val="Compact"/>
            </w:pPr>
            <w:r>
              <w:t>Billing-Zugriff</w:t>
            </w:r>
          </w:p>
        </w:tc>
        <w:tc>
          <w:tcPr>
            <w:tcW w:w="3960" w:type="dxa"/>
          </w:tcPr>
          <w:p w14:paraId="01D8171A" w14:textId="77777777" w:rsidR="004B3874" w:rsidRPr="001268DF" w:rsidRDefault="00000000">
            <w:pPr>
              <w:pStyle w:val="Compact"/>
              <w:rPr>
                <w:lang w:val="de-DE"/>
              </w:rPr>
            </w:pPr>
            <w:r w:rsidRPr="001268DF">
              <w:rPr>
                <w:lang w:val="de-DE"/>
              </w:rPr>
              <w:t>Partner sehen ausschließlich eigene Billing Events; Admin sieht mandantenübergreifend</w:t>
            </w:r>
          </w:p>
        </w:tc>
      </w:tr>
      <w:tr w:rsidR="004B3874" w:rsidRPr="001268DF" w14:paraId="4279BFF8" w14:textId="77777777">
        <w:tc>
          <w:tcPr>
            <w:tcW w:w="3960" w:type="dxa"/>
          </w:tcPr>
          <w:p w14:paraId="093BEFA1" w14:textId="77777777" w:rsidR="004B3874" w:rsidRDefault="00000000">
            <w:pPr>
              <w:pStyle w:val="Compact"/>
            </w:pPr>
            <w:r>
              <w:t>Audit</w:t>
            </w:r>
          </w:p>
        </w:tc>
        <w:tc>
          <w:tcPr>
            <w:tcW w:w="3960" w:type="dxa"/>
          </w:tcPr>
          <w:p w14:paraId="5B64BB7E" w14:textId="77777777" w:rsidR="004B3874" w:rsidRPr="001268DF" w:rsidRDefault="00000000">
            <w:pPr>
              <w:pStyle w:val="Compact"/>
              <w:rPr>
                <w:lang w:val="de-DE"/>
              </w:rPr>
            </w:pPr>
            <w:r w:rsidRPr="001268DF">
              <w:rPr>
                <w:lang w:val="de-DE"/>
              </w:rPr>
              <w:t>Admin-Aktionen und sicherheitsrelevante Vorgänge werden protokolliert</w:t>
            </w:r>
          </w:p>
        </w:tc>
      </w:tr>
      <w:tr w:rsidR="004B3874" w:rsidRPr="001268DF" w14:paraId="57348274" w14:textId="77777777">
        <w:tc>
          <w:tcPr>
            <w:tcW w:w="3960" w:type="dxa"/>
          </w:tcPr>
          <w:p w14:paraId="53C655D9" w14:textId="77777777" w:rsidR="004B3874" w:rsidRDefault="00000000">
            <w:pPr>
              <w:pStyle w:val="Compact"/>
            </w:pPr>
            <w:r>
              <w:t>Dependency Management</w:t>
            </w:r>
          </w:p>
        </w:tc>
        <w:tc>
          <w:tcPr>
            <w:tcW w:w="3960" w:type="dxa"/>
          </w:tcPr>
          <w:p w14:paraId="7AD84DFB" w14:textId="77777777" w:rsidR="004B3874" w:rsidRPr="001268DF" w:rsidRDefault="00000000">
            <w:pPr>
              <w:pStyle w:val="Compact"/>
              <w:rPr>
                <w:lang w:val="de-DE"/>
              </w:rPr>
            </w:pPr>
            <w:r w:rsidRPr="001268DF">
              <w:rPr>
                <w:lang w:val="de-DE"/>
              </w:rPr>
              <w:t>Regelmäßige Prüfung und Aktualisierung von Abhängigkeiten</w:t>
            </w:r>
          </w:p>
        </w:tc>
      </w:tr>
      <w:tr w:rsidR="004B3874" w:rsidRPr="001268DF" w14:paraId="3845977D" w14:textId="77777777">
        <w:tc>
          <w:tcPr>
            <w:tcW w:w="3960" w:type="dxa"/>
          </w:tcPr>
          <w:p w14:paraId="147D881E" w14:textId="77777777" w:rsidR="004B3874" w:rsidRDefault="00000000">
            <w:pPr>
              <w:pStyle w:val="Compact"/>
            </w:pPr>
            <w:r>
              <w:t>Backup-Schutz</w:t>
            </w:r>
          </w:p>
        </w:tc>
        <w:tc>
          <w:tcPr>
            <w:tcW w:w="3960" w:type="dxa"/>
          </w:tcPr>
          <w:p w14:paraId="2EDB908F" w14:textId="77777777" w:rsidR="004B3874" w:rsidRPr="001268DF" w:rsidRDefault="00000000">
            <w:pPr>
              <w:pStyle w:val="Compact"/>
              <w:rPr>
                <w:lang w:val="de-DE"/>
              </w:rPr>
            </w:pPr>
            <w:r w:rsidRPr="001268DF">
              <w:rPr>
                <w:lang w:val="de-DE"/>
              </w:rPr>
              <w:t>Backups sind vor unberechtigtem Zugriff zu schützen</w:t>
            </w:r>
          </w:p>
        </w:tc>
      </w:tr>
    </w:tbl>
    <w:p w14:paraId="60D17292" w14:textId="77777777" w:rsidR="004B3874" w:rsidRDefault="00000000">
      <w:pPr>
        <w:pStyle w:val="berschrift3"/>
      </w:pPr>
      <w:bookmarkStart w:id="55" w:name="barrierefreiheit"/>
      <w:bookmarkEnd w:id="54"/>
      <w:r>
        <w:t>16.3 Barrierefreiheit</w:t>
      </w:r>
    </w:p>
    <w:tbl>
      <w:tblPr>
        <w:tblStyle w:val="Table"/>
        <w:tblW w:w="5000" w:type="pct"/>
        <w:tblLayout w:type="fixed"/>
        <w:tblLook w:val="0020" w:firstRow="1" w:lastRow="0" w:firstColumn="0" w:lastColumn="0" w:noHBand="0" w:noVBand="0"/>
      </w:tblPr>
      <w:tblGrid>
        <w:gridCol w:w="4811"/>
        <w:gridCol w:w="4811"/>
      </w:tblGrid>
      <w:tr w:rsidR="004B3874" w14:paraId="44F4232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2534E9" w14:textId="77777777" w:rsidR="004B3874" w:rsidRDefault="00000000">
            <w:pPr>
              <w:pStyle w:val="Compact"/>
            </w:pPr>
            <w:r>
              <w:t>Anforderung</w:t>
            </w:r>
          </w:p>
        </w:tc>
        <w:tc>
          <w:tcPr>
            <w:tcW w:w="3960" w:type="dxa"/>
          </w:tcPr>
          <w:p w14:paraId="546BC1BC" w14:textId="77777777" w:rsidR="004B3874" w:rsidRDefault="00000000">
            <w:pPr>
              <w:pStyle w:val="Compact"/>
            </w:pPr>
            <w:r>
              <w:t>Umsetzung / Nachweis</w:t>
            </w:r>
          </w:p>
        </w:tc>
      </w:tr>
      <w:tr w:rsidR="004B3874" w:rsidRPr="001268DF" w14:paraId="043E434A" w14:textId="77777777">
        <w:tc>
          <w:tcPr>
            <w:tcW w:w="3960" w:type="dxa"/>
          </w:tcPr>
          <w:p w14:paraId="64F4C762" w14:textId="77777777" w:rsidR="004B3874" w:rsidRDefault="00000000">
            <w:pPr>
              <w:pStyle w:val="Compact"/>
            </w:pPr>
            <w:r>
              <w:t>Zielstandard</w:t>
            </w:r>
          </w:p>
        </w:tc>
        <w:tc>
          <w:tcPr>
            <w:tcW w:w="3960" w:type="dxa"/>
          </w:tcPr>
          <w:p w14:paraId="1D91FA5B" w14:textId="77777777" w:rsidR="004B3874" w:rsidRPr="001268DF" w:rsidRDefault="00000000">
            <w:pPr>
              <w:pStyle w:val="Compact"/>
              <w:rPr>
                <w:lang w:val="de-DE"/>
              </w:rPr>
            </w:pPr>
            <w:r w:rsidRPr="001268DF">
              <w:rPr>
                <w:lang w:val="de-DE"/>
              </w:rPr>
              <w:t>WCAG 2.1 AA / EN 301 549 als Standardannahme</w:t>
            </w:r>
          </w:p>
        </w:tc>
      </w:tr>
      <w:tr w:rsidR="004B3874" w:rsidRPr="001268DF" w14:paraId="6965E6A9" w14:textId="77777777">
        <w:tc>
          <w:tcPr>
            <w:tcW w:w="3960" w:type="dxa"/>
          </w:tcPr>
          <w:p w14:paraId="63A81345" w14:textId="77777777" w:rsidR="004B3874" w:rsidRDefault="00000000">
            <w:pPr>
              <w:pStyle w:val="Compact"/>
            </w:pPr>
            <w:r>
              <w:t>Tastaturbedienung</w:t>
            </w:r>
          </w:p>
        </w:tc>
        <w:tc>
          <w:tcPr>
            <w:tcW w:w="3960" w:type="dxa"/>
          </w:tcPr>
          <w:p w14:paraId="41F83068" w14:textId="77777777" w:rsidR="004B3874" w:rsidRPr="001268DF" w:rsidRDefault="00000000">
            <w:pPr>
              <w:pStyle w:val="Compact"/>
              <w:rPr>
                <w:lang w:val="de-DE"/>
              </w:rPr>
            </w:pPr>
            <w:r w:rsidRPr="001268DF">
              <w:rPr>
                <w:lang w:val="de-DE"/>
              </w:rPr>
              <w:t>Interaktive Elemente müssen per Tastatur erreichbar sein</w:t>
            </w:r>
          </w:p>
        </w:tc>
      </w:tr>
      <w:tr w:rsidR="004B3874" w14:paraId="75F144C3" w14:textId="77777777">
        <w:tc>
          <w:tcPr>
            <w:tcW w:w="3960" w:type="dxa"/>
          </w:tcPr>
          <w:p w14:paraId="054EDC48" w14:textId="77777777" w:rsidR="004B3874" w:rsidRDefault="00000000">
            <w:pPr>
              <w:pStyle w:val="Compact"/>
            </w:pPr>
            <w:r>
              <w:t>Kontraste</w:t>
            </w:r>
          </w:p>
        </w:tc>
        <w:tc>
          <w:tcPr>
            <w:tcW w:w="3960" w:type="dxa"/>
          </w:tcPr>
          <w:p w14:paraId="3D656570" w14:textId="77777777" w:rsidR="004B3874" w:rsidRDefault="00000000">
            <w:pPr>
              <w:pStyle w:val="Compact"/>
            </w:pPr>
            <w:r>
              <w:t>Farbkontraste nach WCAG AA</w:t>
            </w:r>
          </w:p>
        </w:tc>
      </w:tr>
      <w:tr w:rsidR="004B3874" w:rsidRPr="001268DF" w14:paraId="4FB37D29" w14:textId="77777777">
        <w:tc>
          <w:tcPr>
            <w:tcW w:w="3960" w:type="dxa"/>
          </w:tcPr>
          <w:p w14:paraId="43E7ED31" w14:textId="77777777" w:rsidR="004B3874" w:rsidRDefault="00000000">
            <w:pPr>
              <w:pStyle w:val="Compact"/>
            </w:pPr>
            <w:r>
              <w:t>Semantik</w:t>
            </w:r>
          </w:p>
        </w:tc>
        <w:tc>
          <w:tcPr>
            <w:tcW w:w="3960" w:type="dxa"/>
          </w:tcPr>
          <w:p w14:paraId="3383507C" w14:textId="77777777" w:rsidR="004B3874" w:rsidRPr="001268DF" w:rsidRDefault="00000000">
            <w:pPr>
              <w:pStyle w:val="Compact"/>
              <w:rPr>
                <w:lang w:val="de-DE"/>
              </w:rPr>
            </w:pPr>
            <w:r w:rsidRPr="001268DF">
              <w:rPr>
                <w:lang w:val="de-DE"/>
              </w:rPr>
              <w:t>Formularlabels, Überschriftenstruktur und ARIA nur bei Bedarf</w:t>
            </w:r>
          </w:p>
        </w:tc>
      </w:tr>
      <w:tr w:rsidR="004B3874" w:rsidRPr="001268DF" w14:paraId="0D0DD960" w14:textId="77777777">
        <w:tc>
          <w:tcPr>
            <w:tcW w:w="3960" w:type="dxa"/>
          </w:tcPr>
          <w:p w14:paraId="33D57F1D" w14:textId="77777777" w:rsidR="004B3874" w:rsidRDefault="00000000">
            <w:pPr>
              <w:pStyle w:val="Compact"/>
            </w:pPr>
            <w:r>
              <w:t>Fehlermeldungen</w:t>
            </w:r>
          </w:p>
        </w:tc>
        <w:tc>
          <w:tcPr>
            <w:tcW w:w="3960" w:type="dxa"/>
          </w:tcPr>
          <w:p w14:paraId="207A409F" w14:textId="77777777" w:rsidR="004B3874" w:rsidRPr="001268DF" w:rsidRDefault="00000000">
            <w:pPr>
              <w:pStyle w:val="Compact"/>
              <w:rPr>
                <w:lang w:val="de-DE"/>
              </w:rPr>
            </w:pPr>
            <w:r w:rsidRPr="001268DF">
              <w:rPr>
                <w:lang w:val="de-DE"/>
              </w:rPr>
              <w:t>Verständliche, lokalisierbare Validierungs- und Fehlermeldungen</w:t>
            </w:r>
          </w:p>
        </w:tc>
      </w:tr>
      <w:tr w:rsidR="004B3874" w:rsidRPr="001268DF" w14:paraId="0C8498DD" w14:textId="77777777">
        <w:tc>
          <w:tcPr>
            <w:tcW w:w="3960" w:type="dxa"/>
          </w:tcPr>
          <w:p w14:paraId="6758E188" w14:textId="77777777" w:rsidR="004B3874" w:rsidRDefault="00000000">
            <w:pPr>
              <w:pStyle w:val="Compact"/>
            </w:pPr>
            <w:r>
              <w:t>Nachweis</w:t>
            </w:r>
          </w:p>
        </w:tc>
        <w:tc>
          <w:tcPr>
            <w:tcW w:w="3960" w:type="dxa"/>
          </w:tcPr>
          <w:p w14:paraId="57D11E4F" w14:textId="77777777" w:rsidR="004B3874" w:rsidRPr="001268DF" w:rsidRDefault="00000000">
            <w:pPr>
              <w:pStyle w:val="Compact"/>
              <w:rPr>
                <w:lang w:val="de-DE"/>
              </w:rPr>
            </w:pPr>
            <w:r w:rsidRPr="001268DF">
              <w:rPr>
                <w:lang w:val="de-DE"/>
              </w:rPr>
              <w:t>Accessibility-Audit oder Stichprobentest mit dokumentierten Ergebnissen</w:t>
            </w:r>
          </w:p>
        </w:tc>
      </w:tr>
    </w:tbl>
    <w:p w14:paraId="55E919CB" w14:textId="77777777" w:rsidR="004B3874" w:rsidRDefault="00000000">
      <w:pPr>
        <w:pStyle w:val="berschrift2"/>
      </w:pPr>
      <w:bookmarkStart w:id="56" w:name="monitoring-logging-und-backup"/>
      <w:bookmarkEnd w:id="52"/>
      <w:bookmarkEnd w:id="55"/>
      <w:r>
        <w:lastRenderedPageBreak/>
        <w:t>17. Monitoring, Logging und Backup</w:t>
      </w:r>
    </w:p>
    <w:p w14:paraId="6A8F73D5" w14:textId="77777777" w:rsidR="004B3874" w:rsidRDefault="00000000">
      <w:pPr>
        <w:pStyle w:val="berschrift3"/>
      </w:pPr>
      <w:bookmarkStart w:id="57" w:name="monitoring"/>
      <w:r>
        <w:t>17.1 Monitoring</w:t>
      </w:r>
    </w:p>
    <w:tbl>
      <w:tblPr>
        <w:tblStyle w:val="Table"/>
        <w:tblW w:w="5000" w:type="pct"/>
        <w:tblLayout w:type="fixed"/>
        <w:tblLook w:val="0020" w:firstRow="1" w:lastRow="0" w:firstColumn="0" w:lastColumn="0" w:noHBand="0" w:noVBand="0"/>
      </w:tblPr>
      <w:tblGrid>
        <w:gridCol w:w="4811"/>
        <w:gridCol w:w="4811"/>
      </w:tblGrid>
      <w:tr w:rsidR="004B3874" w14:paraId="72D6C4DC"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5BB295" w14:textId="77777777" w:rsidR="004B3874" w:rsidRDefault="00000000">
            <w:pPr>
              <w:pStyle w:val="Compact"/>
            </w:pPr>
            <w:r>
              <w:t>Signal</w:t>
            </w:r>
          </w:p>
        </w:tc>
        <w:tc>
          <w:tcPr>
            <w:tcW w:w="3960" w:type="dxa"/>
          </w:tcPr>
          <w:p w14:paraId="04DECFCE" w14:textId="77777777" w:rsidR="004B3874" w:rsidRDefault="00000000">
            <w:pPr>
              <w:pStyle w:val="Compact"/>
            </w:pPr>
            <w:r>
              <w:t>Ziel</w:t>
            </w:r>
          </w:p>
        </w:tc>
      </w:tr>
      <w:tr w:rsidR="004B3874" w14:paraId="2BABB4F3" w14:textId="77777777">
        <w:tc>
          <w:tcPr>
            <w:tcW w:w="3960" w:type="dxa"/>
          </w:tcPr>
          <w:p w14:paraId="344B2083" w14:textId="77777777" w:rsidR="004B3874" w:rsidRDefault="00000000">
            <w:pPr>
              <w:pStyle w:val="Compact"/>
            </w:pPr>
            <w:r>
              <w:t>API Health Check</w:t>
            </w:r>
          </w:p>
        </w:tc>
        <w:tc>
          <w:tcPr>
            <w:tcW w:w="3960" w:type="dxa"/>
          </w:tcPr>
          <w:p w14:paraId="412B0D58" w14:textId="77777777" w:rsidR="004B3874" w:rsidRDefault="00000000">
            <w:pPr>
              <w:pStyle w:val="Compact"/>
            </w:pPr>
            <w:r>
              <w:t>Verfügbarkeit des Backends prüfen</w:t>
            </w:r>
          </w:p>
        </w:tc>
      </w:tr>
      <w:tr w:rsidR="004B3874" w14:paraId="4330CC22" w14:textId="77777777">
        <w:tc>
          <w:tcPr>
            <w:tcW w:w="3960" w:type="dxa"/>
          </w:tcPr>
          <w:p w14:paraId="754988CB" w14:textId="77777777" w:rsidR="004B3874" w:rsidRDefault="00000000">
            <w:pPr>
              <w:pStyle w:val="Compact"/>
            </w:pPr>
            <w:r>
              <w:t>Datenbankverbindung</w:t>
            </w:r>
          </w:p>
        </w:tc>
        <w:tc>
          <w:tcPr>
            <w:tcW w:w="3960" w:type="dxa"/>
          </w:tcPr>
          <w:p w14:paraId="2111CEA1" w14:textId="77777777" w:rsidR="004B3874" w:rsidRDefault="00000000">
            <w:pPr>
              <w:pStyle w:val="Compact"/>
            </w:pPr>
            <w:r>
              <w:t>MongoDB-Erreichbarkeit überwachen</w:t>
            </w:r>
          </w:p>
        </w:tc>
      </w:tr>
      <w:tr w:rsidR="004B3874" w14:paraId="356D61E3" w14:textId="77777777">
        <w:tc>
          <w:tcPr>
            <w:tcW w:w="3960" w:type="dxa"/>
          </w:tcPr>
          <w:p w14:paraId="4213FF6E" w14:textId="77777777" w:rsidR="004B3874" w:rsidRDefault="00000000">
            <w:pPr>
              <w:pStyle w:val="Compact"/>
            </w:pPr>
            <w:r>
              <w:t>Antwortzeiten</w:t>
            </w:r>
          </w:p>
        </w:tc>
        <w:tc>
          <w:tcPr>
            <w:tcW w:w="3960" w:type="dxa"/>
          </w:tcPr>
          <w:p w14:paraId="143AF8F4" w14:textId="77777777" w:rsidR="004B3874" w:rsidRDefault="00000000">
            <w:pPr>
              <w:pStyle w:val="Compact"/>
            </w:pPr>
            <w:r>
              <w:t>Performance-Hotpaths überwachen</w:t>
            </w:r>
          </w:p>
        </w:tc>
      </w:tr>
      <w:tr w:rsidR="004B3874" w14:paraId="23F597CD" w14:textId="77777777">
        <w:tc>
          <w:tcPr>
            <w:tcW w:w="3960" w:type="dxa"/>
          </w:tcPr>
          <w:p w14:paraId="4051129D" w14:textId="77777777" w:rsidR="004B3874" w:rsidRDefault="00000000">
            <w:pPr>
              <w:pStyle w:val="Compact"/>
            </w:pPr>
            <w:r>
              <w:t>Fehlerraten</w:t>
            </w:r>
          </w:p>
        </w:tc>
        <w:tc>
          <w:tcPr>
            <w:tcW w:w="3960" w:type="dxa"/>
          </w:tcPr>
          <w:p w14:paraId="0143E004" w14:textId="77777777" w:rsidR="004B3874" w:rsidRDefault="00000000">
            <w:pPr>
              <w:pStyle w:val="Compact"/>
            </w:pPr>
            <w:r>
              <w:t>4xx/5xx-Raten erkennen</w:t>
            </w:r>
          </w:p>
        </w:tc>
      </w:tr>
      <w:tr w:rsidR="004B3874" w:rsidRPr="001268DF" w14:paraId="08E66F38" w14:textId="77777777">
        <w:tc>
          <w:tcPr>
            <w:tcW w:w="3960" w:type="dxa"/>
          </w:tcPr>
          <w:p w14:paraId="1FCD5C9B" w14:textId="77777777" w:rsidR="004B3874" w:rsidRDefault="00000000">
            <w:pPr>
              <w:pStyle w:val="Compact"/>
            </w:pPr>
            <w:r>
              <w:t>Speicherverbrauch</w:t>
            </w:r>
          </w:p>
        </w:tc>
        <w:tc>
          <w:tcPr>
            <w:tcW w:w="3960" w:type="dxa"/>
          </w:tcPr>
          <w:p w14:paraId="24667014" w14:textId="77777777" w:rsidR="004B3874" w:rsidRPr="001268DF" w:rsidRDefault="00000000">
            <w:pPr>
              <w:pStyle w:val="Compact"/>
              <w:rPr>
                <w:lang w:val="de-DE"/>
              </w:rPr>
            </w:pPr>
            <w:r w:rsidRPr="001268DF">
              <w:rPr>
                <w:lang w:val="de-DE"/>
              </w:rPr>
              <w:t>Upload-Storage und Datenbankvolumen überwachen</w:t>
            </w:r>
          </w:p>
        </w:tc>
      </w:tr>
      <w:tr w:rsidR="004B3874" w14:paraId="2F8DC313" w14:textId="77777777">
        <w:tc>
          <w:tcPr>
            <w:tcW w:w="3960" w:type="dxa"/>
          </w:tcPr>
          <w:p w14:paraId="0B457F2B" w14:textId="77777777" w:rsidR="004B3874" w:rsidRDefault="00000000">
            <w:pPr>
              <w:pStyle w:val="Compact"/>
            </w:pPr>
            <w:r>
              <w:t>Login-/Auth-Fehler</w:t>
            </w:r>
          </w:p>
        </w:tc>
        <w:tc>
          <w:tcPr>
            <w:tcW w:w="3960" w:type="dxa"/>
          </w:tcPr>
          <w:p w14:paraId="042C38DA" w14:textId="77777777" w:rsidR="004B3874" w:rsidRDefault="00000000">
            <w:pPr>
              <w:pStyle w:val="Compact"/>
            </w:pPr>
            <w:r>
              <w:t>Auffällige Authentifizierungsversuche erkennen</w:t>
            </w:r>
          </w:p>
        </w:tc>
      </w:tr>
      <w:tr w:rsidR="004B3874" w:rsidRPr="001268DF" w14:paraId="7C4206A0" w14:textId="77777777">
        <w:tc>
          <w:tcPr>
            <w:tcW w:w="3960" w:type="dxa"/>
          </w:tcPr>
          <w:p w14:paraId="6C8170C0" w14:textId="77777777" w:rsidR="004B3874" w:rsidRDefault="00000000">
            <w:pPr>
              <w:pStyle w:val="Compact"/>
            </w:pPr>
            <w:r>
              <w:t>Rechteänderungen</w:t>
            </w:r>
          </w:p>
        </w:tc>
        <w:tc>
          <w:tcPr>
            <w:tcW w:w="3960" w:type="dxa"/>
          </w:tcPr>
          <w:p w14:paraId="3CCF6AD3" w14:textId="77777777" w:rsidR="004B3874" w:rsidRPr="001268DF" w:rsidRDefault="00000000">
            <w:pPr>
              <w:pStyle w:val="Compact"/>
              <w:rPr>
                <w:lang w:val="de-DE"/>
              </w:rPr>
            </w:pPr>
            <w:r w:rsidRPr="001268DF">
              <w:rPr>
                <w:lang w:val="de-DE"/>
              </w:rPr>
              <w:t>Ungewöhnliche Gruppen- oder Berechtigungsänderungen erkennen</w:t>
            </w:r>
          </w:p>
        </w:tc>
      </w:tr>
      <w:tr w:rsidR="004B3874" w:rsidRPr="001268DF" w14:paraId="434E50E9" w14:textId="77777777">
        <w:tc>
          <w:tcPr>
            <w:tcW w:w="3960" w:type="dxa"/>
          </w:tcPr>
          <w:p w14:paraId="0C05307F" w14:textId="77777777" w:rsidR="004B3874" w:rsidRDefault="00000000">
            <w:pPr>
              <w:pStyle w:val="Compact"/>
            </w:pPr>
            <w:r>
              <w:t>Payment Webhooks</w:t>
            </w:r>
          </w:p>
        </w:tc>
        <w:tc>
          <w:tcPr>
            <w:tcW w:w="3960" w:type="dxa"/>
          </w:tcPr>
          <w:p w14:paraId="3E224217" w14:textId="77777777" w:rsidR="004B3874" w:rsidRPr="001268DF" w:rsidRDefault="00000000">
            <w:pPr>
              <w:pStyle w:val="Compact"/>
              <w:rPr>
                <w:lang w:val="de-DE"/>
              </w:rPr>
            </w:pPr>
            <w:r w:rsidRPr="001268DF">
              <w:rPr>
                <w:lang w:val="de-DE"/>
              </w:rPr>
              <w:t>Fehler, Replay-Versuche und Verzögerungen bei Zahlungsanbieter-Events erkennen</w:t>
            </w:r>
          </w:p>
        </w:tc>
      </w:tr>
      <w:tr w:rsidR="004B3874" w:rsidRPr="001268DF" w14:paraId="58627792" w14:textId="77777777">
        <w:tc>
          <w:tcPr>
            <w:tcW w:w="3960" w:type="dxa"/>
          </w:tcPr>
          <w:p w14:paraId="2E82CB58" w14:textId="77777777" w:rsidR="004B3874" w:rsidRDefault="00000000">
            <w:pPr>
              <w:pStyle w:val="Compact"/>
            </w:pPr>
            <w:r>
              <w:t>Billing Events</w:t>
            </w:r>
          </w:p>
        </w:tc>
        <w:tc>
          <w:tcPr>
            <w:tcW w:w="3960" w:type="dxa"/>
          </w:tcPr>
          <w:p w14:paraId="6ABFBA7F" w14:textId="77777777" w:rsidR="004B3874" w:rsidRPr="001268DF" w:rsidRDefault="00000000">
            <w:pPr>
              <w:pStyle w:val="Compact"/>
              <w:rPr>
                <w:lang w:val="de-DE"/>
              </w:rPr>
            </w:pPr>
            <w:r w:rsidRPr="001268DF">
              <w:rPr>
                <w:lang w:val="de-DE"/>
              </w:rPr>
              <w:t>Ausstehende, fehlerhafte oder stornierte Abrechnungsereignisse überwachen</w:t>
            </w:r>
          </w:p>
        </w:tc>
      </w:tr>
    </w:tbl>
    <w:p w14:paraId="54920949" w14:textId="77777777" w:rsidR="004B3874" w:rsidRDefault="00000000">
      <w:pPr>
        <w:pStyle w:val="berschrift3"/>
      </w:pPr>
      <w:bookmarkStart w:id="58" w:name="logging"/>
      <w:bookmarkEnd w:id="57"/>
      <w:r>
        <w:t>17.2 Logging</w:t>
      </w:r>
    </w:p>
    <w:tbl>
      <w:tblPr>
        <w:tblStyle w:val="Table"/>
        <w:tblW w:w="5000" w:type="pct"/>
        <w:tblLayout w:type="fixed"/>
        <w:tblLook w:val="0020" w:firstRow="1" w:lastRow="0" w:firstColumn="0" w:lastColumn="0" w:noHBand="0" w:noVBand="0"/>
      </w:tblPr>
      <w:tblGrid>
        <w:gridCol w:w="3208"/>
        <w:gridCol w:w="3207"/>
        <w:gridCol w:w="3207"/>
      </w:tblGrid>
      <w:tr w:rsidR="004B3874" w14:paraId="5EC5826C"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7B08EB" w14:textId="77777777" w:rsidR="004B3874" w:rsidRDefault="00000000">
            <w:pPr>
              <w:pStyle w:val="Compact"/>
            </w:pPr>
            <w:r>
              <w:t>Logtyp</w:t>
            </w:r>
          </w:p>
        </w:tc>
        <w:tc>
          <w:tcPr>
            <w:tcW w:w="2640" w:type="dxa"/>
          </w:tcPr>
          <w:p w14:paraId="6811D937" w14:textId="77777777" w:rsidR="004B3874" w:rsidRDefault="00000000">
            <w:pPr>
              <w:pStyle w:val="Compact"/>
            </w:pPr>
            <w:r>
              <w:t>Inhalt</w:t>
            </w:r>
          </w:p>
        </w:tc>
        <w:tc>
          <w:tcPr>
            <w:tcW w:w="2640" w:type="dxa"/>
          </w:tcPr>
          <w:p w14:paraId="0FC6F584" w14:textId="77777777" w:rsidR="004B3874" w:rsidRDefault="00000000">
            <w:pPr>
              <w:pStyle w:val="Compact"/>
            </w:pPr>
            <w:r>
              <w:t>Aufbewahrung Standardannahme</w:t>
            </w:r>
          </w:p>
        </w:tc>
      </w:tr>
      <w:tr w:rsidR="004B3874" w14:paraId="1BA27406" w14:textId="77777777">
        <w:tc>
          <w:tcPr>
            <w:tcW w:w="2640" w:type="dxa"/>
          </w:tcPr>
          <w:p w14:paraId="5A294F49" w14:textId="77777777" w:rsidR="004B3874" w:rsidRDefault="00000000">
            <w:pPr>
              <w:pStyle w:val="Compact"/>
            </w:pPr>
            <w:r>
              <w:t>Application Logs</w:t>
            </w:r>
          </w:p>
        </w:tc>
        <w:tc>
          <w:tcPr>
            <w:tcW w:w="2640" w:type="dxa"/>
          </w:tcPr>
          <w:p w14:paraId="7DD38C7E" w14:textId="77777777" w:rsidR="004B3874" w:rsidRDefault="00000000">
            <w:pPr>
              <w:pStyle w:val="Compact"/>
            </w:pPr>
            <w:r>
              <w:t>Fehler, Warnungen, technische Ereignisse</w:t>
            </w:r>
          </w:p>
        </w:tc>
        <w:tc>
          <w:tcPr>
            <w:tcW w:w="2640" w:type="dxa"/>
          </w:tcPr>
          <w:p w14:paraId="37C1A9F9" w14:textId="77777777" w:rsidR="004B3874" w:rsidRDefault="00000000">
            <w:pPr>
              <w:pStyle w:val="Compact"/>
            </w:pPr>
            <w:r>
              <w:t>30-90 Tage</w:t>
            </w:r>
          </w:p>
        </w:tc>
      </w:tr>
      <w:tr w:rsidR="004B3874" w14:paraId="5A80A56E" w14:textId="77777777">
        <w:tc>
          <w:tcPr>
            <w:tcW w:w="2640" w:type="dxa"/>
          </w:tcPr>
          <w:p w14:paraId="4249D75B" w14:textId="77777777" w:rsidR="004B3874" w:rsidRDefault="00000000">
            <w:pPr>
              <w:pStyle w:val="Compact"/>
            </w:pPr>
            <w:r>
              <w:t>Audit Logs</w:t>
            </w:r>
          </w:p>
        </w:tc>
        <w:tc>
          <w:tcPr>
            <w:tcW w:w="2640" w:type="dxa"/>
          </w:tcPr>
          <w:p w14:paraId="25D79B59" w14:textId="77777777" w:rsidR="004B3874" w:rsidRDefault="00000000">
            <w:pPr>
              <w:pStyle w:val="Compact"/>
            </w:pPr>
            <w:r>
              <w:t>Admin- und sicherheitsrelevante Aktionen</w:t>
            </w:r>
          </w:p>
        </w:tc>
        <w:tc>
          <w:tcPr>
            <w:tcW w:w="2640" w:type="dxa"/>
          </w:tcPr>
          <w:p w14:paraId="5B6F5E47" w14:textId="77777777" w:rsidR="004B3874" w:rsidRDefault="00000000">
            <w:pPr>
              <w:pStyle w:val="Compact"/>
            </w:pPr>
            <w:r>
              <w:t>180-365 Tage</w:t>
            </w:r>
          </w:p>
        </w:tc>
      </w:tr>
      <w:tr w:rsidR="004B3874" w14:paraId="598444CF" w14:textId="77777777">
        <w:tc>
          <w:tcPr>
            <w:tcW w:w="2640" w:type="dxa"/>
          </w:tcPr>
          <w:p w14:paraId="14574C6C" w14:textId="77777777" w:rsidR="004B3874" w:rsidRDefault="00000000">
            <w:pPr>
              <w:pStyle w:val="Compact"/>
            </w:pPr>
            <w:r>
              <w:t>Access Logs</w:t>
            </w:r>
          </w:p>
        </w:tc>
        <w:tc>
          <w:tcPr>
            <w:tcW w:w="2640" w:type="dxa"/>
          </w:tcPr>
          <w:p w14:paraId="741B8E71" w14:textId="77777777" w:rsidR="004B3874" w:rsidRDefault="00000000">
            <w:pPr>
              <w:pStyle w:val="Compact"/>
            </w:pPr>
            <w:r>
              <w:t>HTTP-Zugriffe, Statuscodes, Latenzen</w:t>
            </w:r>
          </w:p>
        </w:tc>
        <w:tc>
          <w:tcPr>
            <w:tcW w:w="2640" w:type="dxa"/>
          </w:tcPr>
          <w:p w14:paraId="603482A1" w14:textId="77777777" w:rsidR="004B3874" w:rsidRDefault="00000000">
            <w:pPr>
              <w:pStyle w:val="Compact"/>
            </w:pPr>
            <w:r>
              <w:t>30-90 Tage</w:t>
            </w:r>
          </w:p>
        </w:tc>
      </w:tr>
      <w:tr w:rsidR="004B3874" w14:paraId="2D09E875" w14:textId="77777777">
        <w:tc>
          <w:tcPr>
            <w:tcW w:w="2640" w:type="dxa"/>
          </w:tcPr>
          <w:p w14:paraId="4250AFBC" w14:textId="77777777" w:rsidR="004B3874" w:rsidRDefault="00000000">
            <w:pPr>
              <w:pStyle w:val="Compact"/>
            </w:pPr>
            <w:r>
              <w:t>Security Logs</w:t>
            </w:r>
          </w:p>
        </w:tc>
        <w:tc>
          <w:tcPr>
            <w:tcW w:w="2640" w:type="dxa"/>
          </w:tcPr>
          <w:p w14:paraId="2C72A6C6" w14:textId="77777777" w:rsidR="004B3874" w:rsidRPr="001268DF" w:rsidRDefault="00000000">
            <w:pPr>
              <w:pStyle w:val="Compact"/>
              <w:rPr>
                <w:lang w:val="de-DE"/>
              </w:rPr>
            </w:pPr>
            <w:r w:rsidRPr="001268DF">
              <w:rPr>
                <w:lang w:val="de-DE"/>
              </w:rPr>
              <w:t>Auth-Fehler, Zugriffsablehnungen, Upload-Ablehnungen</w:t>
            </w:r>
          </w:p>
        </w:tc>
        <w:tc>
          <w:tcPr>
            <w:tcW w:w="2640" w:type="dxa"/>
          </w:tcPr>
          <w:p w14:paraId="4574CDD9" w14:textId="77777777" w:rsidR="004B3874" w:rsidRDefault="00000000">
            <w:pPr>
              <w:pStyle w:val="Compact"/>
            </w:pPr>
            <w:r>
              <w:t>180 Tage</w:t>
            </w:r>
          </w:p>
        </w:tc>
      </w:tr>
      <w:tr w:rsidR="004B3874" w14:paraId="1362E8A6" w14:textId="77777777">
        <w:tc>
          <w:tcPr>
            <w:tcW w:w="2640" w:type="dxa"/>
          </w:tcPr>
          <w:p w14:paraId="7027962F" w14:textId="77777777" w:rsidR="004B3874" w:rsidRDefault="00000000">
            <w:pPr>
              <w:pStyle w:val="Compact"/>
            </w:pPr>
            <w:r>
              <w:t>Billing Logs</w:t>
            </w:r>
          </w:p>
        </w:tc>
        <w:tc>
          <w:tcPr>
            <w:tcW w:w="2640" w:type="dxa"/>
          </w:tcPr>
          <w:p w14:paraId="39B9866E" w14:textId="77777777" w:rsidR="004B3874" w:rsidRPr="001268DF" w:rsidRDefault="00000000">
            <w:pPr>
              <w:pStyle w:val="Compact"/>
              <w:rPr>
                <w:lang w:val="de-DE"/>
              </w:rPr>
            </w:pPr>
            <w:r w:rsidRPr="001268DF">
              <w:rPr>
                <w:lang w:val="de-DE"/>
              </w:rPr>
              <w:t>Webhook-Verarbeitung, Providerfehler, Billing-Statuswechsel</w:t>
            </w:r>
          </w:p>
        </w:tc>
        <w:tc>
          <w:tcPr>
            <w:tcW w:w="2640" w:type="dxa"/>
          </w:tcPr>
          <w:p w14:paraId="1D66FF75" w14:textId="77777777" w:rsidR="004B3874" w:rsidRDefault="00000000">
            <w:pPr>
              <w:pStyle w:val="Compact"/>
            </w:pPr>
            <w:r>
              <w:t>180-365 Tage</w:t>
            </w:r>
          </w:p>
        </w:tc>
      </w:tr>
    </w:tbl>
    <w:p w14:paraId="5483E42C" w14:textId="77777777" w:rsidR="004B3874" w:rsidRPr="001268DF" w:rsidRDefault="00000000">
      <w:pPr>
        <w:pStyle w:val="Textkrper"/>
        <w:rPr>
          <w:lang w:val="de-DE"/>
        </w:rPr>
      </w:pPr>
      <w:r w:rsidRPr="001268DF">
        <w:rPr>
          <w:lang w:val="de-DE"/>
        </w:rPr>
        <w:t>Konkrete Aufbewahrungsfristen sind durch den Auftraggeber datenschutzrechtlich festzulegen.</w:t>
      </w:r>
    </w:p>
    <w:p w14:paraId="62D54AD7" w14:textId="77777777" w:rsidR="004B3874" w:rsidRDefault="00000000">
      <w:pPr>
        <w:pStyle w:val="berschrift3"/>
      </w:pPr>
      <w:bookmarkStart w:id="59" w:name="backup-und-restore"/>
      <w:bookmarkEnd w:id="58"/>
      <w:r>
        <w:t>17.3 Backup und Restore</w:t>
      </w:r>
    </w:p>
    <w:tbl>
      <w:tblPr>
        <w:tblStyle w:val="Table"/>
        <w:tblW w:w="5000" w:type="pct"/>
        <w:tblLayout w:type="fixed"/>
        <w:tblLook w:val="0020" w:firstRow="1" w:lastRow="0" w:firstColumn="0" w:lastColumn="0" w:noHBand="0" w:noVBand="0"/>
      </w:tblPr>
      <w:tblGrid>
        <w:gridCol w:w="2405"/>
        <w:gridCol w:w="2405"/>
        <w:gridCol w:w="2406"/>
        <w:gridCol w:w="2406"/>
      </w:tblGrid>
      <w:tr w:rsidR="004B3874" w14:paraId="7744EFF2"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A518A9" w14:textId="77777777" w:rsidR="004B3874" w:rsidRDefault="00000000">
            <w:pPr>
              <w:pStyle w:val="Compact"/>
            </w:pPr>
            <w:r>
              <w:t>Objekt</w:t>
            </w:r>
          </w:p>
        </w:tc>
        <w:tc>
          <w:tcPr>
            <w:tcW w:w="1980" w:type="dxa"/>
          </w:tcPr>
          <w:p w14:paraId="77AFDD37" w14:textId="77777777" w:rsidR="004B3874" w:rsidRDefault="00000000">
            <w:pPr>
              <w:pStyle w:val="Compact"/>
            </w:pPr>
            <w:r>
              <w:t>Intervall</w:t>
            </w:r>
          </w:p>
        </w:tc>
        <w:tc>
          <w:tcPr>
            <w:tcW w:w="1980" w:type="dxa"/>
          </w:tcPr>
          <w:p w14:paraId="30C66E4F" w14:textId="77777777" w:rsidR="004B3874" w:rsidRDefault="00000000">
            <w:pPr>
              <w:pStyle w:val="Compact"/>
            </w:pPr>
            <w:r>
              <w:t>Aufbewahrung</w:t>
            </w:r>
          </w:p>
        </w:tc>
        <w:tc>
          <w:tcPr>
            <w:tcW w:w="1980" w:type="dxa"/>
          </w:tcPr>
          <w:p w14:paraId="478292C2" w14:textId="77777777" w:rsidR="004B3874" w:rsidRDefault="00000000">
            <w:pPr>
              <w:pStyle w:val="Compact"/>
            </w:pPr>
            <w:r>
              <w:t>Restore-Ziel</w:t>
            </w:r>
          </w:p>
        </w:tc>
      </w:tr>
      <w:tr w:rsidR="004B3874" w14:paraId="627D9325" w14:textId="77777777">
        <w:tc>
          <w:tcPr>
            <w:tcW w:w="1980" w:type="dxa"/>
          </w:tcPr>
          <w:p w14:paraId="2AB5FE18" w14:textId="77777777" w:rsidR="004B3874" w:rsidRDefault="00000000">
            <w:pPr>
              <w:pStyle w:val="Compact"/>
            </w:pPr>
            <w:r>
              <w:lastRenderedPageBreak/>
              <w:t>MongoDB</w:t>
            </w:r>
          </w:p>
        </w:tc>
        <w:tc>
          <w:tcPr>
            <w:tcW w:w="1980" w:type="dxa"/>
          </w:tcPr>
          <w:p w14:paraId="22E196D8" w14:textId="77777777" w:rsidR="004B3874" w:rsidRDefault="00000000">
            <w:pPr>
              <w:pStyle w:val="Compact"/>
            </w:pPr>
            <w:r>
              <w:t>Täglich</w:t>
            </w:r>
          </w:p>
        </w:tc>
        <w:tc>
          <w:tcPr>
            <w:tcW w:w="1980" w:type="dxa"/>
          </w:tcPr>
          <w:p w14:paraId="436491D1" w14:textId="77777777" w:rsidR="004B3874" w:rsidRDefault="00000000">
            <w:pPr>
              <w:pStyle w:val="Compact"/>
            </w:pPr>
            <w:r>
              <w:t>14-30 Tage</w:t>
            </w:r>
          </w:p>
        </w:tc>
        <w:tc>
          <w:tcPr>
            <w:tcW w:w="1980" w:type="dxa"/>
          </w:tcPr>
          <w:p w14:paraId="043AE55B" w14:textId="77777777" w:rsidR="004B3874" w:rsidRDefault="00000000">
            <w:pPr>
              <w:pStyle w:val="Compact"/>
            </w:pPr>
            <w:r>
              <w:t>RPO 24 h</w:t>
            </w:r>
          </w:p>
        </w:tc>
      </w:tr>
      <w:tr w:rsidR="004B3874" w14:paraId="79238D7B" w14:textId="77777777">
        <w:tc>
          <w:tcPr>
            <w:tcW w:w="1980" w:type="dxa"/>
          </w:tcPr>
          <w:p w14:paraId="0682F066" w14:textId="77777777" w:rsidR="004B3874" w:rsidRDefault="00000000">
            <w:pPr>
              <w:pStyle w:val="Compact"/>
            </w:pPr>
            <w:r>
              <w:t>Upload Storage</w:t>
            </w:r>
          </w:p>
        </w:tc>
        <w:tc>
          <w:tcPr>
            <w:tcW w:w="1980" w:type="dxa"/>
          </w:tcPr>
          <w:p w14:paraId="684D397E" w14:textId="77777777" w:rsidR="004B3874" w:rsidRDefault="00000000">
            <w:pPr>
              <w:pStyle w:val="Compact"/>
            </w:pPr>
            <w:r>
              <w:t>Täglich inkrementell</w:t>
            </w:r>
          </w:p>
        </w:tc>
        <w:tc>
          <w:tcPr>
            <w:tcW w:w="1980" w:type="dxa"/>
          </w:tcPr>
          <w:p w14:paraId="75A378B4" w14:textId="77777777" w:rsidR="004B3874" w:rsidRDefault="00000000">
            <w:pPr>
              <w:pStyle w:val="Compact"/>
            </w:pPr>
            <w:r>
              <w:t>14-30 Tage</w:t>
            </w:r>
          </w:p>
        </w:tc>
        <w:tc>
          <w:tcPr>
            <w:tcW w:w="1980" w:type="dxa"/>
          </w:tcPr>
          <w:p w14:paraId="1B5A7ABE" w14:textId="77777777" w:rsidR="004B3874" w:rsidRDefault="00000000">
            <w:pPr>
              <w:pStyle w:val="Compact"/>
            </w:pPr>
            <w:r>
              <w:t>RPO 24 h</w:t>
            </w:r>
          </w:p>
        </w:tc>
      </w:tr>
      <w:tr w:rsidR="004B3874" w14:paraId="259AF733" w14:textId="77777777">
        <w:tc>
          <w:tcPr>
            <w:tcW w:w="1980" w:type="dxa"/>
          </w:tcPr>
          <w:p w14:paraId="63F7AC4E" w14:textId="77777777" w:rsidR="004B3874" w:rsidRDefault="00000000">
            <w:pPr>
              <w:pStyle w:val="Compact"/>
            </w:pPr>
            <w:r>
              <w:t>Konfiguration/Secrets</w:t>
            </w:r>
          </w:p>
        </w:tc>
        <w:tc>
          <w:tcPr>
            <w:tcW w:w="1980" w:type="dxa"/>
          </w:tcPr>
          <w:p w14:paraId="2F9A19A8" w14:textId="77777777" w:rsidR="004B3874" w:rsidRDefault="00000000">
            <w:pPr>
              <w:pStyle w:val="Compact"/>
            </w:pPr>
            <w:r>
              <w:t>Nach Änderung</w:t>
            </w:r>
          </w:p>
        </w:tc>
        <w:tc>
          <w:tcPr>
            <w:tcW w:w="1980" w:type="dxa"/>
          </w:tcPr>
          <w:p w14:paraId="45D71C65" w14:textId="77777777" w:rsidR="004B3874" w:rsidRDefault="00000000">
            <w:pPr>
              <w:pStyle w:val="Compact"/>
            </w:pPr>
            <w:r>
              <w:t>Versioniert im Secret-/Config-System</w:t>
            </w:r>
          </w:p>
        </w:tc>
        <w:tc>
          <w:tcPr>
            <w:tcW w:w="1980" w:type="dxa"/>
          </w:tcPr>
          <w:p w14:paraId="68692AC7" w14:textId="77777777" w:rsidR="004B3874" w:rsidRDefault="00000000">
            <w:pPr>
              <w:pStyle w:val="Compact"/>
            </w:pPr>
            <w:r>
              <w:t>Wiederherstellung der Umgebung</w:t>
            </w:r>
          </w:p>
        </w:tc>
      </w:tr>
      <w:tr w:rsidR="004B3874" w14:paraId="2A1D022A" w14:textId="77777777">
        <w:tc>
          <w:tcPr>
            <w:tcW w:w="1980" w:type="dxa"/>
          </w:tcPr>
          <w:p w14:paraId="450A3060" w14:textId="77777777" w:rsidR="004B3874" w:rsidRDefault="00000000">
            <w:pPr>
              <w:pStyle w:val="Compact"/>
            </w:pPr>
            <w:r>
              <w:t>Restore-Test</w:t>
            </w:r>
          </w:p>
        </w:tc>
        <w:tc>
          <w:tcPr>
            <w:tcW w:w="1980" w:type="dxa"/>
          </w:tcPr>
          <w:p w14:paraId="32EEAC57" w14:textId="77777777" w:rsidR="004B3874" w:rsidRPr="001268DF" w:rsidRDefault="00000000">
            <w:pPr>
              <w:pStyle w:val="Compact"/>
              <w:rPr>
                <w:lang w:val="de-DE"/>
              </w:rPr>
            </w:pPr>
            <w:r w:rsidRPr="001268DF">
              <w:rPr>
                <w:lang w:val="de-DE"/>
              </w:rPr>
              <w:t>Quartalsweise oder vor Go-live</w:t>
            </w:r>
          </w:p>
        </w:tc>
        <w:tc>
          <w:tcPr>
            <w:tcW w:w="1980" w:type="dxa"/>
          </w:tcPr>
          <w:p w14:paraId="09565ACD" w14:textId="77777777" w:rsidR="004B3874" w:rsidRDefault="00000000">
            <w:pPr>
              <w:pStyle w:val="Compact"/>
            </w:pPr>
            <w:r>
              <w:t>Protokolliert</w:t>
            </w:r>
          </w:p>
        </w:tc>
        <w:tc>
          <w:tcPr>
            <w:tcW w:w="1980" w:type="dxa"/>
          </w:tcPr>
          <w:p w14:paraId="50E6321A" w14:textId="77777777" w:rsidR="004B3874" w:rsidRDefault="00000000">
            <w:pPr>
              <w:pStyle w:val="Compact"/>
            </w:pPr>
            <w:r>
              <w:t>RTO 8 h</w:t>
            </w:r>
          </w:p>
        </w:tc>
      </w:tr>
    </w:tbl>
    <w:p w14:paraId="35E8BC42" w14:textId="77777777" w:rsidR="004B3874" w:rsidRDefault="00000000">
      <w:pPr>
        <w:pStyle w:val="berschrift2"/>
      </w:pPr>
      <w:bookmarkStart w:id="60" w:name="test--und-abnahmekonzept"/>
      <w:bookmarkEnd w:id="56"/>
      <w:bookmarkEnd w:id="59"/>
      <w:r>
        <w:t>18. Test- und Abnahmekonzept</w:t>
      </w:r>
    </w:p>
    <w:tbl>
      <w:tblPr>
        <w:tblStyle w:val="Table"/>
        <w:tblW w:w="5000" w:type="pct"/>
        <w:tblLayout w:type="fixed"/>
        <w:tblLook w:val="0020" w:firstRow="1" w:lastRow="0" w:firstColumn="0" w:lastColumn="0" w:noHBand="0" w:noVBand="0"/>
      </w:tblPr>
      <w:tblGrid>
        <w:gridCol w:w="3208"/>
        <w:gridCol w:w="3207"/>
        <w:gridCol w:w="3207"/>
      </w:tblGrid>
      <w:tr w:rsidR="004B3874" w14:paraId="12AE4E87"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8AEFE4" w14:textId="77777777" w:rsidR="004B3874" w:rsidRDefault="00000000">
            <w:pPr>
              <w:pStyle w:val="Compact"/>
            </w:pPr>
            <w:r>
              <w:t>Testart</w:t>
            </w:r>
          </w:p>
        </w:tc>
        <w:tc>
          <w:tcPr>
            <w:tcW w:w="2640" w:type="dxa"/>
          </w:tcPr>
          <w:p w14:paraId="3921D558" w14:textId="77777777" w:rsidR="004B3874" w:rsidRDefault="00000000">
            <w:pPr>
              <w:pStyle w:val="Compact"/>
            </w:pPr>
            <w:r>
              <w:t>Umfang</w:t>
            </w:r>
          </w:p>
        </w:tc>
        <w:tc>
          <w:tcPr>
            <w:tcW w:w="2640" w:type="dxa"/>
          </w:tcPr>
          <w:p w14:paraId="620270CD" w14:textId="77777777" w:rsidR="004B3874" w:rsidRDefault="00000000">
            <w:pPr>
              <w:pStyle w:val="Compact"/>
            </w:pPr>
            <w:r>
              <w:t>Nachweis</w:t>
            </w:r>
          </w:p>
        </w:tc>
      </w:tr>
      <w:tr w:rsidR="004B3874" w14:paraId="27AFC329" w14:textId="77777777">
        <w:tc>
          <w:tcPr>
            <w:tcW w:w="2640" w:type="dxa"/>
          </w:tcPr>
          <w:p w14:paraId="440753A8" w14:textId="77777777" w:rsidR="004B3874" w:rsidRDefault="00000000">
            <w:pPr>
              <w:pStyle w:val="Compact"/>
            </w:pPr>
            <w:r>
              <w:t>Unit-/Integrationstests</w:t>
            </w:r>
          </w:p>
        </w:tc>
        <w:tc>
          <w:tcPr>
            <w:tcW w:w="2640" w:type="dxa"/>
          </w:tcPr>
          <w:p w14:paraId="682119DD" w14:textId="77777777" w:rsidR="004B3874" w:rsidRDefault="00000000">
            <w:pPr>
              <w:pStyle w:val="Compact"/>
            </w:pPr>
            <w:r>
              <w:t>Backend-Logik, Step Engine, Partner- und Adminfunktionen</w:t>
            </w:r>
          </w:p>
        </w:tc>
        <w:tc>
          <w:tcPr>
            <w:tcW w:w="2640" w:type="dxa"/>
          </w:tcPr>
          <w:p w14:paraId="58EA1836" w14:textId="77777777" w:rsidR="004B3874" w:rsidRDefault="00000000">
            <w:pPr>
              <w:pStyle w:val="Compact"/>
            </w:pPr>
            <w:r>
              <w:t>Pytest-Protokoll</w:t>
            </w:r>
          </w:p>
        </w:tc>
      </w:tr>
      <w:tr w:rsidR="004B3874" w14:paraId="768C49C8" w14:textId="77777777">
        <w:tc>
          <w:tcPr>
            <w:tcW w:w="2640" w:type="dxa"/>
          </w:tcPr>
          <w:p w14:paraId="1CDEB2D2" w14:textId="77777777" w:rsidR="004B3874" w:rsidRDefault="00000000">
            <w:pPr>
              <w:pStyle w:val="Compact"/>
            </w:pPr>
            <w:r>
              <w:t>Security-Regression</w:t>
            </w:r>
          </w:p>
        </w:tc>
        <w:tc>
          <w:tcPr>
            <w:tcW w:w="2640" w:type="dxa"/>
          </w:tcPr>
          <w:p w14:paraId="267EDB3D" w14:textId="77777777" w:rsidR="004B3874" w:rsidRDefault="00000000">
            <w:pPr>
              <w:pStyle w:val="Compact"/>
            </w:pPr>
            <w:r>
              <w:t>Upload-Filter, Dateizugriff, Rollenprüfung</w:t>
            </w:r>
          </w:p>
        </w:tc>
        <w:tc>
          <w:tcPr>
            <w:tcW w:w="2640" w:type="dxa"/>
          </w:tcPr>
          <w:p w14:paraId="6BAD686F" w14:textId="77777777" w:rsidR="004B3874" w:rsidRDefault="00000000">
            <w:pPr>
              <w:pStyle w:val="Compact"/>
            </w:pPr>
            <w:r>
              <w:t>Testprotokoll</w:t>
            </w:r>
          </w:p>
        </w:tc>
      </w:tr>
      <w:tr w:rsidR="004B3874" w14:paraId="4885DDE7" w14:textId="77777777">
        <w:tc>
          <w:tcPr>
            <w:tcW w:w="2640" w:type="dxa"/>
          </w:tcPr>
          <w:p w14:paraId="7EF76760" w14:textId="77777777" w:rsidR="004B3874" w:rsidRDefault="00000000">
            <w:pPr>
              <w:pStyle w:val="Compact"/>
            </w:pPr>
            <w:r>
              <w:t>Performance-Test</w:t>
            </w:r>
          </w:p>
        </w:tc>
        <w:tc>
          <w:tcPr>
            <w:tcW w:w="2640" w:type="dxa"/>
          </w:tcPr>
          <w:p w14:paraId="7445D977" w14:textId="77777777" w:rsidR="004B3874" w:rsidRDefault="00000000">
            <w:pPr>
              <w:pStyle w:val="Compact"/>
            </w:pPr>
            <w:r>
              <w:t>Dashboard-Hotpaths, Admin-/Partnerlisten</w:t>
            </w:r>
          </w:p>
        </w:tc>
        <w:tc>
          <w:tcPr>
            <w:tcW w:w="2640" w:type="dxa"/>
          </w:tcPr>
          <w:p w14:paraId="36B4935B" w14:textId="77777777" w:rsidR="004B3874" w:rsidRDefault="00000000">
            <w:pPr>
              <w:pStyle w:val="Compact"/>
            </w:pPr>
            <w:r>
              <w:t>Laufzeitmessung</w:t>
            </w:r>
          </w:p>
        </w:tc>
      </w:tr>
      <w:tr w:rsidR="004B3874" w14:paraId="21D199F4" w14:textId="77777777">
        <w:tc>
          <w:tcPr>
            <w:tcW w:w="2640" w:type="dxa"/>
          </w:tcPr>
          <w:p w14:paraId="529ECA92" w14:textId="77777777" w:rsidR="004B3874" w:rsidRDefault="00000000">
            <w:pPr>
              <w:pStyle w:val="Compact"/>
            </w:pPr>
            <w:r>
              <w:t>E2E-Test</w:t>
            </w:r>
          </w:p>
        </w:tc>
        <w:tc>
          <w:tcPr>
            <w:tcW w:w="2640" w:type="dxa"/>
          </w:tcPr>
          <w:p w14:paraId="30CE3335" w14:textId="77777777" w:rsidR="004B3874" w:rsidRDefault="00000000">
            <w:pPr>
              <w:pStyle w:val="Compact"/>
            </w:pPr>
            <w:r>
              <w:t>Login, Survey-Flow, Admin-Step-Verwaltung, Landingpages</w:t>
            </w:r>
          </w:p>
        </w:tc>
        <w:tc>
          <w:tcPr>
            <w:tcW w:w="2640" w:type="dxa"/>
          </w:tcPr>
          <w:p w14:paraId="718F4EDE" w14:textId="77777777" w:rsidR="004B3874" w:rsidRDefault="00000000">
            <w:pPr>
              <w:pStyle w:val="Compact"/>
            </w:pPr>
            <w:r>
              <w:t>Playwright-Protokoll</w:t>
            </w:r>
          </w:p>
        </w:tc>
      </w:tr>
      <w:tr w:rsidR="004B3874" w14:paraId="7DC3B3E9" w14:textId="77777777">
        <w:tc>
          <w:tcPr>
            <w:tcW w:w="2640" w:type="dxa"/>
          </w:tcPr>
          <w:p w14:paraId="010BF080" w14:textId="77777777" w:rsidR="004B3874" w:rsidRDefault="00000000">
            <w:pPr>
              <w:pStyle w:val="Compact"/>
            </w:pPr>
            <w:r>
              <w:t>Billing-Test</w:t>
            </w:r>
          </w:p>
        </w:tc>
        <w:tc>
          <w:tcPr>
            <w:tcW w:w="2640" w:type="dxa"/>
          </w:tcPr>
          <w:p w14:paraId="4215FD39" w14:textId="77777777" w:rsidR="004B3874" w:rsidRDefault="00000000">
            <w:pPr>
              <w:pStyle w:val="Compact"/>
            </w:pPr>
            <w:r>
              <w:t>Partnerregistrierung, Checkout, Webhooks, Idempotenz, Partner-/Adminübersicht</w:t>
            </w:r>
          </w:p>
        </w:tc>
        <w:tc>
          <w:tcPr>
            <w:tcW w:w="2640" w:type="dxa"/>
          </w:tcPr>
          <w:p w14:paraId="60A03951" w14:textId="77777777" w:rsidR="004B3874" w:rsidRDefault="00000000">
            <w:pPr>
              <w:pStyle w:val="Compact"/>
            </w:pPr>
            <w:r>
              <w:t>Testprotokoll</w:t>
            </w:r>
          </w:p>
        </w:tc>
      </w:tr>
      <w:tr w:rsidR="004B3874" w14:paraId="6624B654" w14:textId="77777777">
        <w:tc>
          <w:tcPr>
            <w:tcW w:w="2640" w:type="dxa"/>
          </w:tcPr>
          <w:p w14:paraId="57D9E987" w14:textId="77777777" w:rsidR="004B3874" w:rsidRDefault="00000000">
            <w:pPr>
              <w:pStyle w:val="Compact"/>
            </w:pPr>
            <w:r>
              <w:t>Access-Control-Test</w:t>
            </w:r>
          </w:p>
        </w:tc>
        <w:tc>
          <w:tcPr>
            <w:tcW w:w="2640" w:type="dxa"/>
          </w:tcPr>
          <w:p w14:paraId="5DE0D1DC" w14:textId="77777777" w:rsidR="004B3874" w:rsidRPr="001268DF" w:rsidRDefault="00000000">
            <w:pPr>
              <w:pStyle w:val="Compact"/>
              <w:rPr>
                <w:lang w:val="de-DE"/>
              </w:rPr>
            </w:pPr>
            <w:r w:rsidRPr="001268DF">
              <w:rPr>
                <w:lang w:val="de-DE"/>
              </w:rPr>
              <w:t>Gruppen, effektive Rechte, Overrides, Scope-Regeln und Audit Logs</w:t>
            </w:r>
          </w:p>
        </w:tc>
        <w:tc>
          <w:tcPr>
            <w:tcW w:w="2640" w:type="dxa"/>
          </w:tcPr>
          <w:p w14:paraId="14DFBB64" w14:textId="77777777" w:rsidR="004B3874" w:rsidRDefault="00000000">
            <w:pPr>
              <w:pStyle w:val="Compact"/>
            </w:pPr>
            <w:r>
              <w:t>Testprotokoll</w:t>
            </w:r>
          </w:p>
        </w:tc>
      </w:tr>
      <w:tr w:rsidR="004B3874" w14:paraId="722700BD" w14:textId="77777777">
        <w:tc>
          <w:tcPr>
            <w:tcW w:w="2640" w:type="dxa"/>
          </w:tcPr>
          <w:p w14:paraId="2973ADE7" w14:textId="77777777" w:rsidR="004B3874" w:rsidRDefault="00000000">
            <w:pPr>
              <w:pStyle w:val="Compact"/>
            </w:pPr>
            <w:r>
              <w:t>Accessibility-Test</w:t>
            </w:r>
          </w:p>
        </w:tc>
        <w:tc>
          <w:tcPr>
            <w:tcW w:w="2640" w:type="dxa"/>
          </w:tcPr>
          <w:p w14:paraId="55E33449" w14:textId="77777777" w:rsidR="004B3874" w:rsidRDefault="00000000">
            <w:pPr>
              <w:pStyle w:val="Compact"/>
            </w:pPr>
            <w:r>
              <w:t>Tastatur, Kontrast, Labels, Semantik</w:t>
            </w:r>
          </w:p>
        </w:tc>
        <w:tc>
          <w:tcPr>
            <w:tcW w:w="2640" w:type="dxa"/>
          </w:tcPr>
          <w:p w14:paraId="0859A54C" w14:textId="77777777" w:rsidR="004B3874" w:rsidRDefault="00000000">
            <w:pPr>
              <w:pStyle w:val="Compact"/>
            </w:pPr>
            <w:r>
              <w:t>Audit-Checkliste</w:t>
            </w:r>
          </w:p>
        </w:tc>
      </w:tr>
      <w:tr w:rsidR="004B3874" w14:paraId="1AA05080" w14:textId="77777777">
        <w:tc>
          <w:tcPr>
            <w:tcW w:w="2640" w:type="dxa"/>
          </w:tcPr>
          <w:p w14:paraId="5D545256" w14:textId="77777777" w:rsidR="004B3874" w:rsidRDefault="00000000">
            <w:pPr>
              <w:pStyle w:val="Compact"/>
            </w:pPr>
            <w:r>
              <w:t>Abnahmetest</w:t>
            </w:r>
          </w:p>
        </w:tc>
        <w:tc>
          <w:tcPr>
            <w:tcW w:w="2640" w:type="dxa"/>
          </w:tcPr>
          <w:p w14:paraId="06E79ADE" w14:textId="77777777" w:rsidR="004B3874" w:rsidRPr="001268DF" w:rsidRDefault="00000000">
            <w:pPr>
              <w:pStyle w:val="Compact"/>
              <w:rPr>
                <w:lang w:val="de-DE"/>
              </w:rPr>
            </w:pPr>
            <w:r w:rsidRPr="001268DF">
              <w:rPr>
                <w:lang w:val="de-DE"/>
              </w:rPr>
              <w:t>Muss-Anforderungen und Beispielszenarien Ärzte/Pflege</w:t>
            </w:r>
          </w:p>
        </w:tc>
        <w:tc>
          <w:tcPr>
            <w:tcW w:w="2640" w:type="dxa"/>
          </w:tcPr>
          <w:p w14:paraId="7E2CE028" w14:textId="77777777" w:rsidR="004B3874" w:rsidRDefault="00000000">
            <w:pPr>
              <w:pStyle w:val="Compact"/>
            </w:pPr>
            <w:r>
              <w:t>Abnahmeprotokoll</w:t>
            </w:r>
          </w:p>
        </w:tc>
      </w:tr>
    </w:tbl>
    <w:p w14:paraId="133CFC9E" w14:textId="77777777" w:rsidR="004B3874" w:rsidRDefault="00000000">
      <w:pPr>
        <w:pStyle w:val="berschrift2"/>
      </w:pPr>
      <w:bookmarkStart w:id="61" w:name="migration-wartung-und-support"/>
      <w:bookmarkEnd w:id="60"/>
      <w:r>
        <w:t>19. Migration, Wartung und Support</w:t>
      </w:r>
    </w:p>
    <w:p w14:paraId="25B40321" w14:textId="77777777" w:rsidR="004B3874" w:rsidRDefault="00000000">
      <w:pPr>
        <w:pStyle w:val="berschrift3"/>
      </w:pPr>
      <w:bookmarkStart w:id="62" w:name="migration"/>
      <w:r>
        <w:t>19.1 Migration</w:t>
      </w:r>
    </w:p>
    <w:tbl>
      <w:tblPr>
        <w:tblStyle w:val="Table"/>
        <w:tblW w:w="5000" w:type="pct"/>
        <w:tblLayout w:type="fixed"/>
        <w:tblLook w:val="0020" w:firstRow="1" w:lastRow="0" w:firstColumn="0" w:lastColumn="0" w:noHBand="0" w:noVBand="0"/>
      </w:tblPr>
      <w:tblGrid>
        <w:gridCol w:w="4811"/>
        <w:gridCol w:w="4811"/>
      </w:tblGrid>
      <w:tr w:rsidR="004B3874" w14:paraId="33E8E83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E8D8A4" w14:textId="77777777" w:rsidR="004B3874" w:rsidRDefault="00000000">
            <w:pPr>
              <w:pStyle w:val="Compact"/>
            </w:pPr>
            <w:r>
              <w:t>Thema</w:t>
            </w:r>
          </w:p>
        </w:tc>
        <w:tc>
          <w:tcPr>
            <w:tcW w:w="3960" w:type="dxa"/>
          </w:tcPr>
          <w:p w14:paraId="50CBC246" w14:textId="77777777" w:rsidR="004B3874" w:rsidRDefault="00000000">
            <w:pPr>
              <w:pStyle w:val="Compact"/>
            </w:pPr>
            <w:r>
              <w:t>Vorgehen</w:t>
            </w:r>
          </w:p>
        </w:tc>
      </w:tr>
      <w:tr w:rsidR="004B3874" w:rsidRPr="001268DF" w14:paraId="664E17FE" w14:textId="77777777">
        <w:tc>
          <w:tcPr>
            <w:tcW w:w="3960" w:type="dxa"/>
          </w:tcPr>
          <w:p w14:paraId="0920AE2B" w14:textId="77777777" w:rsidR="004B3874" w:rsidRDefault="00000000">
            <w:pPr>
              <w:pStyle w:val="Compact"/>
            </w:pPr>
            <w:r>
              <w:t>Bestandsdaten</w:t>
            </w:r>
          </w:p>
        </w:tc>
        <w:tc>
          <w:tcPr>
            <w:tcW w:w="3960" w:type="dxa"/>
          </w:tcPr>
          <w:p w14:paraId="45C65F98" w14:textId="77777777" w:rsidR="004B3874" w:rsidRPr="001268DF" w:rsidRDefault="00000000">
            <w:pPr>
              <w:pStyle w:val="Compact"/>
              <w:rPr>
                <w:lang w:val="de-DE"/>
              </w:rPr>
            </w:pPr>
            <w:r w:rsidRPr="001268DF">
              <w:rPr>
                <w:lang w:val="de-DE"/>
              </w:rPr>
              <w:t>Vor Migration sichern und mit Skripten idempotent migrieren</w:t>
            </w:r>
          </w:p>
        </w:tc>
      </w:tr>
      <w:tr w:rsidR="004B3874" w14:paraId="3B3E3740" w14:textId="77777777">
        <w:tc>
          <w:tcPr>
            <w:tcW w:w="3960" w:type="dxa"/>
          </w:tcPr>
          <w:p w14:paraId="5CFB59F1" w14:textId="77777777" w:rsidR="004B3874" w:rsidRDefault="00000000">
            <w:pPr>
              <w:pStyle w:val="Compact"/>
            </w:pPr>
            <w:r>
              <w:t>Survey-Zuordnung</w:t>
            </w:r>
          </w:p>
        </w:tc>
        <w:tc>
          <w:tcPr>
            <w:tcW w:w="3960" w:type="dxa"/>
          </w:tcPr>
          <w:p w14:paraId="31B65741" w14:textId="77777777" w:rsidR="004B3874" w:rsidRDefault="00000000">
            <w:pPr>
              <w:pStyle w:val="Compact"/>
            </w:pPr>
            <w:r>
              <w:t xml:space="preserve">Nutzer, Steps und Progress erhalten </w:t>
            </w:r>
            <w:r>
              <w:rPr>
                <w:rStyle w:val="VerbatimChar"/>
              </w:rPr>
              <w:lastRenderedPageBreak/>
              <w:t>survey_id</w:t>
            </w:r>
            <w:r>
              <w:t xml:space="preserve"> / </w:t>
            </w:r>
            <w:r>
              <w:rPr>
                <w:rStyle w:val="VerbatimChar"/>
              </w:rPr>
              <w:t>survey_slug</w:t>
            </w:r>
          </w:p>
        </w:tc>
      </w:tr>
      <w:tr w:rsidR="004B3874" w:rsidRPr="001268DF" w14:paraId="6E7EE4D7" w14:textId="77777777">
        <w:tc>
          <w:tcPr>
            <w:tcW w:w="3960" w:type="dxa"/>
          </w:tcPr>
          <w:p w14:paraId="5CDA5589" w14:textId="77777777" w:rsidR="004B3874" w:rsidRDefault="00000000">
            <w:pPr>
              <w:pStyle w:val="Compact"/>
            </w:pPr>
            <w:r>
              <w:lastRenderedPageBreak/>
              <w:t>Uploads</w:t>
            </w:r>
          </w:p>
        </w:tc>
        <w:tc>
          <w:tcPr>
            <w:tcW w:w="3960" w:type="dxa"/>
          </w:tcPr>
          <w:p w14:paraId="3F1046F4" w14:textId="77777777" w:rsidR="004B3874" w:rsidRPr="001268DF" w:rsidRDefault="00000000">
            <w:pPr>
              <w:pStyle w:val="Compact"/>
              <w:rPr>
                <w:lang w:val="de-DE"/>
              </w:rPr>
            </w:pPr>
            <w:r w:rsidRPr="001268DF">
              <w:rPr>
                <w:lang w:val="de-DE"/>
              </w:rPr>
              <w:t>Metadaten und Binärdaten gemeinsam sichern und wiederherstellen</w:t>
            </w:r>
          </w:p>
        </w:tc>
      </w:tr>
      <w:tr w:rsidR="004B3874" w:rsidRPr="001268DF" w14:paraId="695B1F54" w14:textId="77777777">
        <w:tc>
          <w:tcPr>
            <w:tcW w:w="3960" w:type="dxa"/>
          </w:tcPr>
          <w:p w14:paraId="151E0305" w14:textId="77777777" w:rsidR="004B3874" w:rsidRDefault="00000000">
            <w:pPr>
              <w:pStyle w:val="Compact"/>
            </w:pPr>
            <w:r>
              <w:t>Rollback</w:t>
            </w:r>
          </w:p>
        </w:tc>
        <w:tc>
          <w:tcPr>
            <w:tcW w:w="3960" w:type="dxa"/>
          </w:tcPr>
          <w:p w14:paraId="3B66947C" w14:textId="77777777" w:rsidR="004B3874" w:rsidRPr="001268DF" w:rsidRDefault="00000000">
            <w:pPr>
              <w:pStyle w:val="Compact"/>
              <w:rPr>
                <w:lang w:val="de-DE"/>
              </w:rPr>
            </w:pPr>
            <w:r w:rsidRPr="001268DF">
              <w:rPr>
                <w:lang w:val="de-DE"/>
              </w:rPr>
              <w:t>Backup-Restore und Rückkehr auf vorherigen Containerstand</w:t>
            </w:r>
          </w:p>
        </w:tc>
      </w:tr>
      <w:tr w:rsidR="004B3874" w:rsidRPr="001268DF" w14:paraId="5D01CD1C" w14:textId="77777777">
        <w:tc>
          <w:tcPr>
            <w:tcW w:w="3960" w:type="dxa"/>
          </w:tcPr>
          <w:p w14:paraId="67CDC1E3" w14:textId="77777777" w:rsidR="004B3874" w:rsidRDefault="00000000">
            <w:pPr>
              <w:pStyle w:val="Compact"/>
            </w:pPr>
            <w:r>
              <w:t>Baseline</w:t>
            </w:r>
          </w:p>
        </w:tc>
        <w:tc>
          <w:tcPr>
            <w:tcW w:w="3960" w:type="dxa"/>
          </w:tcPr>
          <w:p w14:paraId="5B9422A4" w14:textId="77777777" w:rsidR="004B3874" w:rsidRPr="001268DF" w:rsidRDefault="00000000">
            <w:pPr>
              <w:pStyle w:val="Compact"/>
              <w:rPr>
                <w:lang w:val="de-DE"/>
              </w:rPr>
            </w:pPr>
            <w:r w:rsidRPr="001268DF">
              <w:rPr>
                <w:lang w:val="de-DE"/>
              </w:rPr>
              <w:t xml:space="preserve">Lokaler Referenzstand über </w:t>
            </w:r>
            <w:r w:rsidRPr="001268DF">
              <w:rPr>
                <w:rStyle w:val="VerbatimChar"/>
                <w:lang w:val="de-DE"/>
              </w:rPr>
              <w:t>backend/seed_baseline.py</w:t>
            </w:r>
            <w:r w:rsidRPr="001268DF">
              <w:rPr>
                <w:lang w:val="de-DE"/>
              </w:rPr>
              <w:t xml:space="preserve"> reproduzierbar</w:t>
            </w:r>
          </w:p>
        </w:tc>
      </w:tr>
      <w:tr w:rsidR="004B3874" w14:paraId="66DA8819" w14:textId="77777777">
        <w:tc>
          <w:tcPr>
            <w:tcW w:w="3960" w:type="dxa"/>
          </w:tcPr>
          <w:p w14:paraId="29269BB7" w14:textId="77777777" w:rsidR="004B3874" w:rsidRDefault="00000000">
            <w:pPr>
              <w:pStyle w:val="Compact"/>
            </w:pPr>
            <w:r>
              <w:t>Billing-Daten</w:t>
            </w:r>
          </w:p>
        </w:tc>
        <w:tc>
          <w:tcPr>
            <w:tcW w:w="3960" w:type="dxa"/>
          </w:tcPr>
          <w:p w14:paraId="49308E93" w14:textId="77777777" w:rsidR="004B3874" w:rsidRDefault="00000000">
            <w:pPr>
              <w:pStyle w:val="Compact"/>
            </w:pPr>
            <w:r>
              <w:t>Partner-Subscriptions, Billing Events und Provider-Event-IDs werden idempotent migriert</w:t>
            </w:r>
          </w:p>
        </w:tc>
      </w:tr>
    </w:tbl>
    <w:p w14:paraId="68A41A18" w14:textId="77777777" w:rsidR="004B3874" w:rsidRDefault="00000000">
      <w:pPr>
        <w:pStyle w:val="berschrift3"/>
      </w:pPr>
      <w:bookmarkStart w:id="63" w:name="wartung-und-support"/>
      <w:bookmarkEnd w:id="62"/>
      <w:r>
        <w:t>19.2 Wartung und Support</w:t>
      </w:r>
    </w:p>
    <w:tbl>
      <w:tblPr>
        <w:tblStyle w:val="Table"/>
        <w:tblW w:w="5000" w:type="pct"/>
        <w:tblLayout w:type="fixed"/>
        <w:tblLook w:val="0020" w:firstRow="1" w:lastRow="0" w:firstColumn="0" w:lastColumn="0" w:noHBand="0" w:noVBand="0"/>
      </w:tblPr>
      <w:tblGrid>
        <w:gridCol w:w="4811"/>
        <w:gridCol w:w="4811"/>
      </w:tblGrid>
      <w:tr w:rsidR="004B3874" w14:paraId="28C6E46A"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8A03F3" w14:textId="77777777" w:rsidR="004B3874" w:rsidRDefault="00000000">
            <w:pPr>
              <w:pStyle w:val="Compact"/>
            </w:pPr>
            <w:r>
              <w:t>Leistung</w:t>
            </w:r>
          </w:p>
        </w:tc>
        <w:tc>
          <w:tcPr>
            <w:tcW w:w="3960" w:type="dxa"/>
          </w:tcPr>
          <w:p w14:paraId="1BC67D70" w14:textId="77777777" w:rsidR="004B3874" w:rsidRDefault="00000000">
            <w:pPr>
              <w:pStyle w:val="Compact"/>
            </w:pPr>
            <w:r>
              <w:t>Standardannahme</w:t>
            </w:r>
          </w:p>
        </w:tc>
      </w:tr>
      <w:tr w:rsidR="004B3874" w:rsidRPr="001268DF" w14:paraId="3DBB6378" w14:textId="77777777">
        <w:tc>
          <w:tcPr>
            <w:tcW w:w="3960" w:type="dxa"/>
          </w:tcPr>
          <w:p w14:paraId="71358F38" w14:textId="77777777" w:rsidR="004B3874" w:rsidRDefault="00000000">
            <w:pPr>
              <w:pStyle w:val="Compact"/>
            </w:pPr>
            <w:r>
              <w:t>Fehlerbehebung kritisch</w:t>
            </w:r>
          </w:p>
        </w:tc>
        <w:tc>
          <w:tcPr>
            <w:tcW w:w="3960" w:type="dxa"/>
          </w:tcPr>
          <w:p w14:paraId="2EC459F2" w14:textId="77777777" w:rsidR="004B3874" w:rsidRPr="001268DF" w:rsidRDefault="00000000">
            <w:pPr>
              <w:pStyle w:val="Compact"/>
              <w:rPr>
                <w:lang w:val="de-DE"/>
              </w:rPr>
            </w:pPr>
            <w:r w:rsidRPr="001268DF">
              <w:rPr>
                <w:lang w:val="de-DE"/>
              </w:rPr>
              <w:t>Reaktion innerhalb 4 Stunden während Supportzeit</w:t>
            </w:r>
          </w:p>
        </w:tc>
      </w:tr>
      <w:tr w:rsidR="004B3874" w14:paraId="7CC05800" w14:textId="77777777">
        <w:tc>
          <w:tcPr>
            <w:tcW w:w="3960" w:type="dxa"/>
          </w:tcPr>
          <w:p w14:paraId="58E3C22B" w14:textId="77777777" w:rsidR="004B3874" w:rsidRDefault="00000000">
            <w:pPr>
              <w:pStyle w:val="Compact"/>
            </w:pPr>
            <w:r>
              <w:t>Fehlerbehebung hoch</w:t>
            </w:r>
          </w:p>
        </w:tc>
        <w:tc>
          <w:tcPr>
            <w:tcW w:w="3960" w:type="dxa"/>
          </w:tcPr>
          <w:p w14:paraId="349CC1B7" w14:textId="77777777" w:rsidR="004B3874" w:rsidRDefault="00000000">
            <w:pPr>
              <w:pStyle w:val="Compact"/>
            </w:pPr>
            <w:r>
              <w:t>Reaktion innerhalb 1 Arbeitstag</w:t>
            </w:r>
          </w:p>
        </w:tc>
      </w:tr>
      <w:tr w:rsidR="004B3874" w14:paraId="561CCD87" w14:textId="77777777">
        <w:tc>
          <w:tcPr>
            <w:tcW w:w="3960" w:type="dxa"/>
          </w:tcPr>
          <w:p w14:paraId="79FD05FC" w14:textId="77777777" w:rsidR="004B3874" w:rsidRDefault="00000000">
            <w:pPr>
              <w:pStyle w:val="Compact"/>
            </w:pPr>
            <w:r>
              <w:t>Fehlerbehebung normal</w:t>
            </w:r>
          </w:p>
        </w:tc>
        <w:tc>
          <w:tcPr>
            <w:tcW w:w="3960" w:type="dxa"/>
          </w:tcPr>
          <w:p w14:paraId="7ADB9CD7" w14:textId="77777777" w:rsidR="004B3874" w:rsidRDefault="00000000">
            <w:pPr>
              <w:pStyle w:val="Compact"/>
            </w:pPr>
            <w:r>
              <w:t>Reaktion innerhalb 3 Arbeitstagen</w:t>
            </w:r>
          </w:p>
        </w:tc>
      </w:tr>
      <w:tr w:rsidR="004B3874" w:rsidRPr="001268DF" w14:paraId="7BDF9564" w14:textId="77777777">
        <w:tc>
          <w:tcPr>
            <w:tcW w:w="3960" w:type="dxa"/>
          </w:tcPr>
          <w:p w14:paraId="2A05A3C3" w14:textId="77777777" w:rsidR="004B3874" w:rsidRDefault="00000000">
            <w:pPr>
              <w:pStyle w:val="Compact"/>
            </w:pPr>
            <w:r>
              <w:t>Sicherheitsupdates</w:t>
            </w:r>
          </w:p>
        </w:tc>
        <w:tc>
          <w:tcPr>
            <w:tcW w:w="3960" w:type="dxa"/>
          </w:tcPr>
          <w:p w14:paraId="35684303" w14:textId="77777777" w:rsidR="004B3874" w:rsidRPr="001268DF" w:rsidRDefault="00000000">
            <w:pPr>
              <w:pStyle w:val="Compact"/>
              <w:rPr>
                <w:lang w:val="de-DE"/>
              </w:rPr>
            </w:pPr>
            <w:r w:rsidRPr="001268DF">
              <w:rPr>
                <w:lang w:val="de-DE"/>
              </w:rPr>
              <w:t>Zeitnah nach Bewertung, kritisch innerhalb 7 Tagen</w:t>
            </w:r>
          </w:p>
        </w:tc>
      </w:tr>
      <w:tr w:rsidR="004B3874" w:rsidRPr="001268DF" w14:paraId="3EF297EA" w14:textId="77777777">
        <w:tc>
          <w:tcPr>
            <w:tcW w:w="3960" w:type="dxa"/>
          </w:tcPr>
          <w:p w14:paraId="4B730C39" w14:textId="77777777" w:rsidR="004B3874" w:rsidRDefault="00000000">
            <w:pPr>
              <w:pStyle w:val="Compact"/>
            </w:pPr>
            <w:r>
              <w:t>Feature-Updates</w:t>
            </w:r>
          </w:p>
        </w:tc>
        <w:tc>
          <w:tcPr>
            <w:tcW w:w="3960" w:type="dxa"/>
          </w:tcPr>
          <w:p w14:paraId="17A8B9F5" w14:textId="77777777" w:rsidR="004B3874" w:rsidRPr="001268DF" w:rsidRDefault="00000000">
            <w:pPr>
              <w:pStyle w:val="Compact"/>
              <w:rPr>
                <w:lang w:val="de-DE"/>
              </w:rPr>
            </w:pPr>
            <w:r w:rsidRPr="001268DF">
              <w:rPr>
                <w:lang w:val="de-DE"/>
              </w:rPr>
              <w:t>Nach Change Request und Freigabe</w:t>
            </w:r>
          </w:p>
        </w:tc>
      </w:tr>
      <w:tr w:rsidR="004B3874" w14:paraId="06C7CC87" w14:textId="77777777">
        <w:tc>
          <w:tcPr>
            <w:tcW w:w="3960" w:type="dxa"/>
          </w:tcPr>
          <w:p w14:paraId="7BBAB06A" w14:textId="77777777" w:rsidR="004B3874" w:rsidRDefault="00000000">
            <w:pPr>
              <w:pStyle w:val="Compact"/>
            </w:pPr>
            <w:r>
              <w:t>Dokumentationspflege</w:t>
            </w:r>
          </w:p>
        </w:tc>
        <w:tc>
          <w:tcPr>
            <w:tcW w:w="3960" w:type="dxa"/>
          </w:tcPr>
          <w:p w14:paraId="440ECC7E" w14:textId="77777777" w:rsidR="004B3874" w:rsidRDefault="00000000">
            <w:pPr>
              <w:pStyle w:val="Compact"/>
            </w:pPr>
            <w:r>
              <w:t>Bei relevanten Änderungen</w:t>
            </w:r>
          </w:p>
        </w:tc>
      </w:tr>
    </w:tbl>
    <w:p w14:paraId="39FE06D9" w14:textId="77777777" w:rsidR="004B3874" w:rsidRDefault="00000000">
      <w:pPr>
        <w:pStyle w:val="berschrift2"/>
      </w:pPr>
      <w:bookmarkStart w:id="64" w:name="ausschreibungsannahmen"/>
      <w:bookmarkEnd w:id="61"/>
      <w:bookmarkEnd w:id="63"/>
      <w:r>
        <w:t>20. Ausschreibungsannahmen</w:t>
      </w:r>
    </w:p>
    <w:tbl>
      <w:tblPr>
        <w:tblStyle w:val="Table"/>
        <w:tblW w:w="5000" w:type="pct"/>
        <w:tblLayout w:type="fixed"/>
        <w:tblLook w:val="0020" w:firstRow="1" w:lastRow="0" w:firstColumn="0" w:lastColumn="0" w:noHBand="0" w:noVBand="0"/>
      </w:tblPr>
      <w:tblGrid>
        <w:gridCol w:w="3208"/>
        <w:gridCol w:w="3207"/>
        <w:gridCol w:w="3207"/>
      </w:tblGrid>
      <w:tr w:rsidR="004B3874" w14:paraId="754D2F32"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598853" w14:textId="77777777" w:rsidR="004B3874" w:rsidRDefault="00000000">
            <w:pPr>
              <w:pStyle w:val="Compact"/>
            </w:pPr>
            <w:r>
              <w:t>Thema</w:t>
            </w:r>
          </w:p>
        </w:tc>
        <w:tc>
          <w:tcPr>
            <w:tcW w:w="2640" w:type="dxa"/>
          </w:tcPr>
          <w:p w14:paraId="42CFBBA8" w14:textId="77777777" w:rsidR="004B3874" w:rsidRDefault="00000000">
            <w:pPr>
              <w:pStyle w:val="Compact"/>
            </w:pPr>
            <w:r>
              <w:t>Annahme</w:t>
            </w:r>
          </w:p>
        </w:tc>
        <w:tc>
          <w:tcPr>
            <w:tcW w:w="2640" w:type="dxa"/>
          </w:tcPr>
          <w:p w14:paraId="365EFE43" w14:textId="77777777" w:rsidR="004B3874" w:rsidRDefault="00000000">
            <w:pPr>
              <w:pStyle w:val="Compact"/>
            </w:pPr>
            <w:r>
              <w:t>Zu bestätigen</w:t>
            </w:r>
          </w:p>
        </w:tc>
      </w:tr>
      <w:tr w:rsidR="004B3874" w14:paraId="476B07DE" w14:textId="77777777">
        <w:tc>
          <w:tcPr>
            <w:tcW w:w="2640" w:type="dxa"/>
          </w:tcPr>
          <w:p w14:paraId="2D188FB8" w14:textId="77777777" w:rsidR="004B3874" w:rsidRDefault="00000000">
            <w:pPr>
              <w:pStyle w:val="Compact"/>
            </w:pPr>
            <w:r>
              <w:t>Hosting</w:t>
            </w:r>
          </w:p>
        </w:tc>
        <w:tc>
          <w:tcPr>
            <w:tcW w:w="2640" w:type="dxa"/>
          </w:tcPr>
          <w:p w14:paraId="224E57BE" w14:textId="77777777" w:rsidR="004B3874" w:rsidRPr="001268DF" w:rsidRDefault="00000000">
            <w:pPr>
              <w:pStyle w:val="Compact"/>
              <w:rPr>
                <w:lang w:val="de-DE"/>
              </w:rPr>
            </w:pPr>
            <w:r w:rsidRPr="001268DF">
              <w:rPr>
                <w:lang w:val="de-DE"/>
              </w:rPr>
              <w:t>Containerfähige Linux-Umgebung mit persistentem Storage</w:t>
            </w:r>
          </w:p>
        </w:tc>
        <w:tc>
          <w:tcPr>
            <w:tcW w:w="2640" w:type="dxa"/>
          </w:tcPr>
          <w:p w14:paraId="3288DBF5" w14:textId="77777777" w:rsidR="004B3874" w:rsidRDefault="00000000">
            <w:pPr>
              <w:pStyle w:val="Compact"/>
            </w:pPr>
            <w:r>
              <w:t>Auftraggeber</w:t>
            </w:r>
          </w:p>
        </w:tc>
      </w:tr>
      <w:tr w:rsidR="004B3874" w14:paraId="668EDFD5" w14:textId="77777777">
        <w:tc>
          <w:tcPr>
            <w:tcW w:w="2640" w:type="dxa"/>
          </w:tcPr>
          <w:p w14:paraId="70199C86" w14:textId="77777777" w:rsidR="004B3874" w:rsidRDefault="00000000">
            <w:pPr>
              <w:pStyle w:val="Compact"/>
            </w:pPr>
            <w:r>
              <w:t>Datenbank</w:t>
            </w:r>
          </w:p>
        </w:tc>
        <w:tc>
          <w:tcPr>
            <w:tcW w:w="2640" w:type="dxa"/>
          </w:tcPr>
          <w:p w14:paraId="2196A875" w14:textId="77777777" w:rsidR="004B3874" w:rsidRDefault="00000000">
            <w:pPr>
              <w:pStyle w:val="Compact"/>
            </w:pPr>
            <w:r>
              <w:t>MongoDB lokal oder Managed MongoDB-kompatibel</w:t>
            </w:r>
          </w:p>
        </w:tc>
        <w:tc>
          <w:tcPr>
            <w:tcW w:w="2640" w:type="dxa"/>
          </w:tcPr>
          <w:p w14:paraId="2BC95A03" w14:textId="77777777" w:rsidR="004B3874" w:rsidRDefault="00000000">
            <w:pPr>
              <w:pStyle w:val="Compact"/>
            </w:pPr>
            <w:r>
              <w:t>Auftraggeber</w:t>
            </w:r>
          </w:p>
        </w:tc>
      </w:tr>
      <w:tr w:rsidR="004B3874" w14:paraId="49A70EDE" w14:textId="77777777">
        <w:tc>
          <w:tcPr>
            <w:tcW w:w="2640" w:type="dxa"/>
          </w:tcPr>
          <w:p w14:paraId="122DD7CE" w14:textId="77777777" w:rsidR="004B3874" w:rsidRDefault="00000000">
            <w:pPr>
              <w:pStyle w:val="Compact"/>
            </w:pPr>
            <w:r>
              <w:t>Mailversand</w:t>
            </w:r>
          </w:p>
        </w:tc>
        <w:tc>
          <w:tcPr>
            <w:tcW w:w="2640" w:type="dxa"/>
          </w:tcPr>
          <w:p w14:paraId="03BCC31F" w14:textId="77777777" w:rsidR="004B3874" w:rsidRDefault="00000000">
            <w:pPr>
              <w:pStyle w:val="Compact"/>
            </w:pPr>
            <w:r>
              <w:t>SMTP-/Transaktionsmaildienst wird bereitgestellt</w:t>
            </w:r>
          </w:p>
        </w:tc>
        <w:tc>
          <w:tcPr>
            <w:tcW w:w="2640" w:type="dxa"/>
          </w:tcPr>
          <w:p w14:paraId="7B962219" w14:textId="77777777" w:rsidR="004B3874" w:rsidRDefault="00000000">
            <w:pPr>
              <w:pStyle w:val="Compact"/>
            </w:pPr>
            <w:r>
              <w:t>Auftraggeber</w:t>
            </w:r>
          </w:p>
        </w:tc>
      </w:tr>
      <w:tr w:rsidR="004B3874" w14:paraId="09376215" w14:textId="77777777">
        <w:tc>
          <w:tcPr>
            <w:tcW w:w="2640" w:type="dxa"/>
          </w:tcPr>
          <w:p w14:paraId="28F2492B" w14:textId="77777777" w:rsidR="004B3874" w:rsidRDefault="00000000">
            <w:pPr>
              <w:pStyle w:val="Compact"/>
            </w:pPr>
            <w:r>
              <w:t>Zahlungsanbieter</w:t>
            </w:r>
          </w:p>
        </w:tc>
        <w:tc>
          <w:tcPr>
            <w:tcW w:w="2640" w:type="dxa"/>
          </w:tcPr>
          <w:p w14:paraId="71EDCD63" w14:textId="77777777" w:rsidR="004B3874" w:rsidRPr="001268DF" w:rsidRDefault="00000000">
            <w:pPr>
              <w:pStyle w:val="Compact"/>
              <w:rPr>
                <w:lang w:val="de-DE"/>
              </w:rPr>
            </w:pPr>
            <w:r w:rsidRPr="001268DF">
              <w:rPr>
                <w:lang w:val="de-DE"/>
              </w:rPr>
              <w:t>Stripe-Test- und Produktivkonto mit Preis-/Meter-Konfiguration wird bereitgestellt</w:t>
            </w:r>
          </w:p>
        </w:tc>
        <w:tc>
          <w:tcPr>
            <w:tcW w:w="2640" w:type="dxa"/>
          </w:tcPr>
          <w:p w14:paraId="4AED35D7" w14:textId="77777777" w:rsidR="004B3874" w:rsidRDefault="00000000">
            <w:pPr>
              <w:pStyle w:val="Compact"/>
            </w:pPr>
            <w:r>
              <w:t>Auftraggeber</w:t>
            </w:r>
          </w:p>
        </w:tc>
      </w:tr>
      <w:tr w:rsidR="004B3874" w14:paraId="2B0854CF" w14:textId="77777777">
        <w:tc>
          <w:tcPr>
            <w:tcW w:w="2640" w:type="dxa"/>
          </w:tcPr>
          <w:p w14:paraId="2CBA8577" w14:textId="77777777" w:rsidR="004B3874" w:rsidRDefault="00000000">
            <w:pPr>
              <w:pStyle w:val="Compact"/>
            </w:pPr>
            <w:r>
              <w:t>Abrechnungsmodell</w:t>
            </w:r>
          </w:p>
        </w:tc>
        <w:tc>
          <w:tcPr>
            <w:tcW w:w="2640" w:type="dxa"/>
          </w:tcPr>
          <w:p w14:paraId="0A9EE4CD" w14:textId="77777777" w:rsidR="004B3874" w:rsidRPr="001268DF" w:rsidRDefault="00000000">
            <w:pPr>
              <w:pStyle w:val="Compact"/>
              <w:rPr>
                <w:lang w:val="de-DE"/>
              </w:rPr>
            </w:pPr>
            <w:r w:rsidRPr="001268DF">
              <w:rPr>
                <w:lang w:val="de-DE"/>
              </w:rPr>
              <w:t xml:space="preserve">Standardannahme: aktives Partner-Abo plus </w:t>
            </w:r>
            <w:r w:rsidRPr="001268DF">
              <w:rPr>
                <w:lang w:val="de-DE"/>
              </w:rPr>
              <w:lastRenderedPageBreak/>
              <w:t>Abrechnung pro abgeschlossenem Nutzer-Meilenstein</w:t>
            </w:r>
          </w:p>
        </w:tc>
        <w:tc>
          <w:tcPr>
            <w:tcW w:w="2640" w:type="dxa"/>
          </w:tcPr>
          <w:p w14:paraId="0CBC334A" w14:textId="77777777" w:rsidR="004B3874" w:rsidRDefault="00000000">
            <w:pPr>
              <w:pStyle w:val="Compact"/>
            </w:pPr>
            <w:r>
              <w:lastRenderedPageBreak/>
              <w:t>Auftraggeber</w:t>
            </w:r>
          </w:p>
        </w:tc>
      </w:tr>
      <w:tr w:rsidR="004B3874" w14:paraId="454451A7" w14:textId="77777777">
        <w:tc>
          <w:tcPr>
            <w:tcW w:w="2640" w:type="dxa"/>
          </w:tcPr>
          <w:p w14:paraId="79AA4224" w14:textId="77777777" w:rsidR="004B3874" w:rsidRDefault="00000000">
            <w:pPr>
              <w:pStyle w:val="Compact"/>
            </w:pPr>
            <w:r>
              <w:t>Datenschutz</w:t>
            </w:r>
          </w:p>
        </w:tc>
        <w:tc>
          <w:tcPr>
            <w:tcW w:w="2640" w:type="dxa"/>
          </w:tcPr>
          <w:p w14:paraId="13B86115" w14:textId="77777777" w:rsidR="004B3874" w:rsidRPr="001268DF" w:rsidRDefault="00000000">
            <w:pPr>
              <w:pStyle w:val="Compact"/>
              <w:rPr>
                <w:lang w:val="de-DE"/>
              </w:rPr>
            </w:pPr>
            <w:r w:rsidRPr="001268DF">
              <w:rPr>
                <w:lang w:val="de-DE"/>
              </w:rPr>
              <w:t>Zwecke, Rechtsgrundlagen und Löschfristen werden beigestellt</w:t>
            </w:r>
          </w:p>
        </w:tc>
        <w:tc>
          <w:tcPr>
            <w:tcW w:w="2640" w:type="dxa"/>
          </w:tcPr>
          <w:p w14:paraId="23711BCD" w14:textId="77777777" w:rsidR="004B3874" w:rsidRDefault="00000000">
            <w:pPr>
              <w:pStyle w:val="Compact"/>
            </w:pPr>
            <w:r>
              <w:t>Auftraggeber</w:t>
            </w:r>
          </w:p>
        </w:tc>
      </w:tr>
      <w:tr w:rsidR="004B3874" w14:paraId="18FF1CE5" w14:textId="77777777">
        <w:tc>
          <w:tcPr>
            <w:tcW w:w="2640" w:type="dxa"/>
          </w:tcPr>
          <w:p w14:paraId="68FD46C3" w14:textId="77777777" w:rsidR="004B3874" w:rsidRDefault="00000000">
            <w:pPr>
              <w:pStyle w:val="Compact"/>
            </w:pPr>
            <w:r>
              <w:t>Barrierefreiheit</w:t>
            </w:r>
          </w:p>
        </w:tc>
        <w:tc>
          <w:tcPr>
            <w:tcW w:w="2640" w:type="dxa"/>
          </w:tcPr>
          <w:p w14:paraId="57909189" w14:textId="77777777" w:rsidR="004B3874" w:rsidRPr="001268DF" w:rsidRDefault="00000000">
            <w:pPr>
              <w:pStyle w:val="Compact"/>
              <w:rPr>
                <w:lang w:val="de-DE"/>
              </w:rPr>
            </w:pPr>
            <w:r w:rsidRPr="001268DF">
              <w:rPr>
                <w:lang w:val="de-DE"/>
              </w:rPr>
              <w:t>WCAG 2.1 AA / EN 301 549 als Zielstandard</w:t>
            </w:r>
          </w:p>
        </w:tc>
        <w:tc>
          <w:tcPr>
            <w:tcW w:w="2640" w:type="dxa"/>
          </w:tcPr>
          <w:p w14:paraId="602C27C8" w14:textId="77777777" w:rsidR="004B3874" w:rsidRDefault="00000000">
            <w:pPr>
              <w:pStyle w:val="Compact"/>
            </w:pPr>
            <w:r>
              <w:t>Auftraggeber</w:t>
            </w:r>
          </w:p>
        </w:tc>
      </w:tr>
      <w:tr w:rsidR="004B3874" w14:paraId="511FDBFD" w14:textId="77777777">
        <w:tc>
          <w:tcPr>
            <w:tcW w:w="2640" w:type="dxa"/>
          </w:tcPr>
          <w:p w14:paraId="0E042CA0" w14:textId="77777777" w:rsidR="004B3874" w:rsidRDefault="00000000">
            <w:pPr>
              <w:pStyle w:val="Compact"/>
            </w:pPr>
            <w:r>
              <w:t>Mengengerüst</w:t>
            </w:r>
          </w:p>
        </w:tc>
        <w:tc>
          <w:tcPr>
            <w:tcW w:w="2640" w:type="dxa"/>
          </w:tcPr>
          <w:p w14:paraId="5130A8C7" w14:textId="77777777" w:rsidR="004B3874" w:rsidRPr="001268DF" w:rsidRDefault="00000000">
            <w:pPr>
              <w:pStyle w:val="Compact"/>
              <w:rPr>
                <w:lang w:val="de-DE"/>
              </w:rPr>
            </w:pPr>
            <w:r w:rsidRPr="001268DF">
              <w:rPr>
                <w:lang w:val="de-DE"/>
              </w:rPr>
              <w:t>10.000 Nutzer, 50 Surveys, 100 gleichzeitige Sessions als Startannahme</w:t>
            </w:r>
          </w:p>
        </w:tc>
        <w:tc>
          <w:tcPr>
            <w:tcW w:w="2640" w:type="dxa"/>
          </w:tcPr>
          <w:p w14:paraId="52C7AC0A" w14:textId="77777777" w:rsidR="004B3874" w:rsidRDefault="00000000">
            <w:pPr>
              <w:pStyle w:val="Compact"/>
            </w:pPr>
            <w:r>
              <w:t>Auftraggeber</w:t>
            </w:r>
          </w:p>
        </w:tc>
      </w:tr>
      <w:tr w:rsidR="004B3874" w14:paraId="2E7E7696" w14:textId="77777777">
        <w:tc>
          <w:tcPr>
            <w:tcW w:w="2640" w:type="dxa"/>
          </w:tcPr>
          <w:p w14:paraId="4E476961" w14:textId="77777777" w:rsidR="004B3874" w:rsidRDefault="00000000">
            <w:pPr>
              <w:pStyle w:val="Compact"/>
            </w:pPr>
            <w:r>
              <w:t>Support</w:t>
            </w:r>
          </w:p>
        </w:tc>
        <w:tc>
          <w:tcPr>
            <w:tcW w:w="2640" w:type="dxa"/>
          </w:tcPr>
          <w:p w14:paraId="24A27A5E" w14:textId="77777777" w:rsidR="004B3874" w:rsidRDefault="00000000">
            <w:pPr>
              <w:pStyle w:val="Compact"/>
            </w:pPr>
            <w:r>
              <w:t>Werktags 09:00-17:00 Uhr</w:t>
            </w:r>
          </w:p>
        </w:tc>
        <w:tc>
          <w:tcPr>
            <w:tcW w:w="2640" w:type="dxa"/>
          </w:tcPr>
          <w:p w14:paraId="083D309C" w14:textId="77777777" w:rsidR="004B3874" w:rsidRDefault="00000000">
            <w:pPr>
              <w:pStyle w:val="Compact"/>
            </w:pPr>
            <w:r>
              <w:t>Auftraggeber</w:t>
            </w:r>
          </w:p>
        </w:tc>
      </w:tr>
      <w:tr w:rsidR="004B3874" w14:paraId="74D135EE" w14:textId="77777777">
        <w:tc>
          <w:tcPr>
            <w:tcW w:w="2640" w:type="dxa"/>
          </w:tcPr>
          <w:p w14:paraId="44982EE2" w14:textId="77777777" w:rsidR="004B3874" w:rsidRDefault="00000000">
            <w:pPr>
              <w:pStyle w:val="Compact"/>
            </w:pPr>
            <w:r>
              <w:t>Abnahme</w:t>
            </w:r>
          </w:p>
        </w:tc>
        <w:tc>
          <w:tcPr>
            <w:tcW w:w="2640" w:type="dxa"/>
          </w:tcPr>
          <w:p w14:paraId="1D4B7E81" w14:textId="77777777" w:rsidR="004B3874" w:rsidRPr="001268DF" w:rsidRDefault="00000000">
            <w:pPr>
              <w:pStyle w:val="Compact"/>
              <w:rPr>
                <w:lang w:val="de-DE"/>
              </w:rPr>
            </w:pPr>
            <w:r w:rsidRPr="001268DF">
              <w:rPr>
                <w:lang w:val="de-DE"/>
              </w:rPr>
              <w:t>Abnahme anhand Muss-Anforderungen, Tests und Beispielszenarien</w:t>
            </w:r>
          </w:p>
        </w:tc>
        <w:tc>
          <w:tcPr>
            <w:tcW w:w="2640" w:type="dxa"/>
          </w:tcPr>
          <w:p w14:paraId="7440CBA4" w14:textId="77777777" w:rsidR="004B3874" w:rsidRDefault="00000000">
            <w:pPr>
              <w:pStyle w:val="Compact"/>
            </w:pPr>
            <w:r>
              <w:t>Auftraggeber</w:t>
            </w:r>
          </w:p>
        </w:tc>
      </w:tr>
    </w:tbl>
    <w:p w14:paraId="190EE645" w14:textId="77777777" w:rsidR="004B3874" w:rsidRDefault="00000000">
      <w:pPr>
        <w:pStyle w:val="berschrift2"/>
      </w:pPr>
      <w:bookmarkStart w:id="65" w:name="Xdef8e6929f5a3ade199b4433ff73d41d0a03f1c"/>
      <w:bookmarkEnd w:id="64"/>
      <w:r>
        <w:t>21. Partnerregistrierung und Billing-Erweiterung</w:t>
      </w:r>
    </w:p>
    <w:p w14:paraId="6BA4B3D0" w14:textId="77777777" w:rsidR="004B3874" w:rsidRDefault="00000000">
      <w:pPr>
        <w:pStyle w:val="berschrift3"/>
      </w:pPr>
      <w:bookmarkStart w:id="66" w:name="betroffene-softwarebereiche"/>
      <w:r>
        <w:t>21.1 Betroffene Softwarebereiche</w:t>
      </w:r>
    </w:p>
    <w:tbl>
      <w:tblPr>
        <w:tblStyle w:val="Table"/>
        <w:tblW w:w="5000" w:type="pct"/>
        <w:tblLayout w:type="fixed"/>
        <w:tblLook w:val="0020" w:firstRow="1" w:lastRow="0" w:firstColumn="0" w:lastColumn="0" w:noHBand="0" w:noVBand="0"/>
      </w:tblPr>
      <w:tblGrid>
        <w:gridCol w:w="4811"/>
        <w:gridCol w:w="4811"/>
      </w:tblGrid>
      <w:tr w:rsidR="004B3874" w14:paraId="76A997DC"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932F18" w14:textId="77777777" w:rsidR="004B3874" w:rsidRDefault="00000000">
            <w:pPr>
              <w:pStyle w:val="Compact"/>
            </w:pPr>
            <w:r>
              <w:t>Bereich</w:t>
            </w:r>
          </w:p>
        </w:tc>
        <w:tc>
          <w:tcPr>
            <w:tcW w:w="3960" w:type="dxa"/>
          </w:tcPr>
          <w:p w14:paraId="3182815D" w14:textId="77777777" w:rsidR="004B3874" w:rsidRDefault="00000000">
            <w:pPr>
              <w:pStyle w:val="Compact"/>
            </w:pPr>
            <w:r>
              <w:t>Erweiterung</w:t>
            </w:r>
          </w:p>
        </w:tc>
      </w:tr>
      <w:tr w:rsidR="004B3874" w:rsidRPr="001268DF" w14:paraId="7DD3A4A6" w14:textId="77777777">
        <w:tc>
          <w:tcPr>
            <w:tcW w:w="3960" w:type="dxa"/>
          </w:tcPr>
          <w:p w14:paraId="6333D346" w14:textId="77777777" w:rsidR="004B3874" w:rsidRDefault="00000000">
            <w:pPr>
              <w:pStyle w:val="Compact"/>
            </w:pPr>
            <w:r>
              <w:t>Public Frontend</w:t>
            </w:r>
          </w:p>
        </w:tc>
        <w:tc>
          <w:tcPr>
            <w:tcW w:w="3960" w:type="dxa"/>
          </w:tcPr>
          <w:p w14:paraId="563D041D" w14:textId="77777777" w:rsidR="004B3874" w:rsidRPr="001268DF" w:rsidRDefault="00000000">
            <w:pPr>
              <w:pStyle w:val="Compact"/>
              <w:rPr>
                <w:lang w:val="de-DE"/>
              </w:rPr>
            </w:pPr>
            <w:r w:rsidRPr="001268DF">
              <w:rPr>
                <w:lang w:val="de-DE"/>
              </w:rPr>
              <w:t>Neue Partnerregistrierungsseite und Einstieg in den Abo-Checkout</w:t>
            </w:r>
          </w:p>
        </w:tc>
      </w:tr>
      <w:tr w:rsidR="004B3874" w:rsidRPr="001268DF" w14:paraId="7A9226AE" w14:textId="77777777">
        <w:tc>
          <w:tcPr>
            <w:tcW w:w="3960" w:type="dxa"/>
          </w:tcPr>
          <w:p w14:paraId="3B606586" w14:textId="77777777" w:rsidR="004B3874" w:rsidRDefault="00000000">
            <w:pPr>
              <w:pStyle w:val="Compact"/>
            </w:pPr>
            <w:r>
              <w:t>Auth/Rollen</w:t>
            </w:r>
          </w:p>
        </w:tc>
        <w:tc>
          <w:tcPr>
            <w:tcW w:w="3960" w:type="dxa"/>
          </w:tcPr>
          <w:p w14:paraId="7C238AD6" w14:textId="77777777" w:rsidR="004B3874" w:rsidRPr="001268DF" w:rsidRDefault="00000000">
            <w:pPr>
              <w:pStyle w:val="Compact"/>
              <w:rPr>
                <w:lang w:val="de-DE"/>
              </w:rPr>
            </w:pPr>
            <w:r w:rsidRPr="001268DF">
              <w:rPr>
                <w:lang w:val="de-DE"/>
              </w:rPr>
              <w:t>Anlage oder Freigabe von Partner-Usern mit Zahlungs-/Registrierungsstatus</w:t>
            </w:r>
          </w:p>
        </w:tc>
      </w:tr>
      <w:tr w:rsidR="004B3874" w:rsidRPr="001268DF" w14:paraId="30DF8F17" w14:textId="77777777">
        <w:tc>
          <w:tcPr>
            <w:tcW w:w="3960" w:type="dxa"/>
          </w:tcPr>
          <w:p w14:paraId="53E2D3A0" w14:textId="77777777" w:rsidR="004B3874" w:rsidRDefault="00000000">
            <w:pPr>
              <w:pStyle w:val="Compact"/>
            </w:pPr>
            <w:r>
              <w:t>Partner-Modul</w:t>
            </w:r>
          </w:p>
        </w:tc>
        <w:tc>
          <w:tcPr>
            <w:tcW w:w="3960" w:type="dxa"/>
          </w:tcPr>
          <w:p w14:paraId="3FDD890D" w14:textId="77777777" w:rsidR="004B3874" w:rsidRPr="001268DF" w:rsidRDefault="00000000">
            <w:pPr>
              <w:pStyle w:val="Compact"/>
              <w:rPr>
                <w:lang w:val="de-DE"/>
              </w:rPr>
            </w:pPr>
            <w:r w:rsidRPr="001268DF">
              <w:rPr>
                <w:lang w:val="de-DE"/>
              </w:rPr>
              <w:t>Abo-Status, Umsätze, abrechnungsrelevante Abschlüsse und Exportansicht</w:t>
            </w:r>
          </w:p>
        </w:tc>
      </w:tr>
      <w:tr w:rsidR="004B3874" w:rsidRPr="001268DF" w14:paraId="411D3CB9" w14:textId="77777777">
        <w:tc>
          <w:tcPr>
            <w:tcW w:w="3960" w:type="dxa"/>
          </w:tcPr>
          <w:p w14:paraId="0B813741" w14:textId="77777777" w:rsidR="004B3874" w:rsidRDefault="00000000">
            <w:pPr>
              <w:pStyle w:val="Compact"/>
            </w:pPr>
            <w:r>
              <w:t>Admin-Modul</w:t>
            </w:r>
          </w:p>
        </w:tc>
        <w:tc>
          <w:tcPr>
            <w:tcW w:w="3960" w:type="dxa"/>
          </w:tcPr>
          <w:p w14:paraId="7731808B" w14:textId="77777777" w:rsidR="004B3874" w:rsidRPr="001268DF" w:rsidRDefault="00000000">
            <w:pPr>
              <w:pStyle w:val="Compact"/>
              <w:rPr>
                <w:lang w:val="de-DE"/>
              </w:rPr>
            </w:pPr>
            <w:r w:rsidRPr="001268DF">
              <w:rPr>
                <w:lang w:val="de-DE"/>
              </w:rPr>
              <w:t>Globale Abrechnungsübersicht, Filter, Storno, Export und Providerstatus</w:t>
            </w:r>
          </w:p>
        </w:tc>
      </w:tr>
      <w:tr w:rsidR="004B3874" w14:paraId="0856E41B" w14:textId="77777777">
        <w:tc>
          <w:tcPr>
            <w:tcW w:w="3960" w:type="dxa"/>
          </w:tcPr>
          <w:p w14:paraId="19AF5229" w14:textId="77777777" w:rsidR="004B3874" w:rsidRDefault="00000000">
            <w:pPr>
              <w:pStyle w:val="Compact"/>
            </w:pPr>
            <w:r>
              <w:t>Step Engine</w:t>
            </w:r>
          </w:p>
        </w:tc>
        <w:tc>
          <w:tcPr>
            <w:tcW w:w="3960" w:type="dxa"/>
          </w:tcPr>
          <w:p w14:paraId="75EFB746" w14:textId="77777777" w:rsidR="004B3874" w:rsidRDefault="00000000">
            <w:pPr>
              <w:pStyle w:val="Compact"/>
            </w:pPr>
            <w:r>
              <w:t>Markierung abrechnungsrelevanter Partner-Meilensteine</w:t>
            </w:r>
          </w:p>
        </w:tc>
      </w:tr>
      <w:tr w:rsidR="004B3874" w:rsidRPr="001268DF" w14:paraId="5E3D3918" w14:textId="77777777">
        <w:tc>
          <w:tcPr>
            <w:tcW w:w="3960" w:type="dxa"/>
          </w:tcPr>
          <w:p w14:paraId="0879940A" w14:textId="77777777" w:rsidR="004B3874" w:rsidRDefault="00000000">
            <w:pPr>
              <w:pStyle w:val="Compact"/>
            </w:pPr>
            <w:r>
              <w:t>Partner Milestones</w:t>
            </w:r>
          </w:p>
        </w:tc>
        <w:tc>
          <w:tcPr>
            <w:tcW w:w="3960" w:type="dxa"/>
          </w:tcPr>
          <w:p w14:paraId="3B30E7E6" w14:textId="77777777" w:rsidR="004B3874" w:rsidRPr="001268DF" w:rsidRDefault="00000000">
            <w:pPr>
              <w:pStyle w:val="Compact"/>
              <w:rPr>
                <w:lang w:val="de-DE"/>
              </w:rPr>
            </w:pPr>
            <w:r w:rsidRPr="001268DF">
              <w:rPr>
                <w:lang w:val="de-DE"/>
              </w:rPr>
              <w:t>Erzeugung idempotenter Billing Events bei Abschluss</w:t>
            </w:r>
          </w:p>
        </w:tc>
      </w:tr>
      <w:tr w:rsidR="004B3874" w14:paraId="76AF88B9" w14:textId="77777777">
        <w:tc>
          <w:tcPr>
            <w:tcW w:w="3960" w:type="dxa"/>
          </w:tcPr>
          <w:p w14:paraId="6DC4460D" w14:textId="77777777" w:rsidR="004B3874" w:rsidRDefault="00000000">
            <w:pPr>
              <w:pStyle w:val="Compact"/>
            </w:pPr>
            <w:r>
              <w:t>Payment Provider</w:t>
            </w:r>
          </w:p>
        </w:tc>
        <w:tc>
          <w:tcPr>
            <w:tcW w:w="3960" w:type="dxa"/>
          </w:tcPr>
          <w:p w14:paraId="1DC055FD" w14:textId="77777777" w:rsidR="004B3874" w:rsidRDefault="00000000">
            <w:pPr>
              <w:pStyle w:val="Compact"/>
            </w:pPr>
            <w:r>
              <w:t>Stripe Checkout, Subscriptions, Webhooks und optional usage-based Billing als Beispiel</w:t>
            </w:r>
          </w:p>
        </w:tc>
      </w:tr>
      <w:tr w:rsidR="004B3874" w14:paraId="59144784" w14:textId="77777777">
        <w:tc>
          <w:tcPr>
            <w:tcW w:w="3960" w:type="dxa"/>
          </w:tcPr>
          <w:p w14:paraId="471D1BCA" w14:textId="77777777" w:rsidR="004B3874" w:rsidRDefault="00000000">
            <w:pPr>
              <w:pStyle w:val="Compact"/>
            </w:pPr>
            <w:r>
              <w:t>Datenmodell</w:t>
            </w:r>
          </w:p>
        </w:tc>
        <w:tc>
          <w:tcPr>
            <w:tcW w:w="3960" w:type="dxa"/>
          </w:tcPr>
          <w:p w14:paraId="42BFF484" w14:textId="77777777" w:rsidR="004B3874" w:rsidRDefault="00000000">
            <w:pPr>
              <w:pStyle w:val="Compact"/>
            </w:pPr>
            <w:r>
              <w:t>Partner Account, Partner Subscription, Billing Event, Payment Provider Event</w:t>
            </w:r>
          </w:p>
        </w:tc>
      </w:tr>
      <w:tr w:rsidR="004B3874" w:rsidRPr="001268DF" w14:paraId="4045653B" w14:textId="77777777">
        <w:tc>
          <w:tcPr>
            <w:tcW w:w="3960" w:type="dxa"/>
          </w:tcPr>
          <w:p w14:paraId="7A086B71" w14:textId="77777777" w:rsidR="004B3874" w:rsidRDefault="00000000">
            <w:pPr>
              <w:pStyle w:val="Compact"/>
            </w:pPr>
            <w:r>
              <w:t>E-Mail</w:t>
            </w:r>
          </w:p>
        </w:tc>
        <w:tc>
          <w:tcPr>
            <w:tcW w:w="3960" w:type="dxa"/>
          </w:tcPr>
          <w:p w14:paraId="300EBBBF" w14:textId="77777777" w:rsidR="004B3874" w:rsidRPr="001268DF" w:rsidRDefault="00000000">
            <w:pPr>
              <w:pStyle w:val="Compact"/>
              <w:rPr>
                <w:lang w:val="de-DE"/>
              </w:rPr>
            </w:pPr>
            <w:r w:rsidRPr="001268DF">
              <w:rPr>
                <w:lang w:val="de-DE"/>
              </w:rPr>
              <w:t xml:space="preserve">Benachrichtigungen zu Registrierung, Abo-Status, Zahlungsproblemen und </w:t>
            </w:r>
            <w:r w:rsidRPr="001268DF">
              <w:rPr>
                <w:lang w:val="de-DE"/>
              </w:rPr>
              <w:lastRenderedPageBreak/>
              <w:t>Abrechnung</w:t>
            </w:r>
          </w:p>
        </w:tc>
      </w:tr>
      <w:tr w:rsidR="004B3874" w:rsidRPr="001268DF" w14:paraId="6CD70C9F" w14:textId="77777777">
        <w:tc>
          <w:tcPr>
            <w:tcW w:w="3960" w:type="dxa"/>
          </w:tcPr>
          <w:p w14:paraId="41494FEA" w14:textId="77777777" w:rsidR="004B3874" w:rsidRDefault="00000000">
            <w:pPr>
              <w:pStyle w:val="Compact"/>
            </w:pPr>
            <w:r>
              <w:lastRenderedPageBreak/>
              <w:t>Tests</w:t>
            </w:r>
          </w:p>
        </w:tc>
        <w:tc>
          <w:tcPr>
            <w:tcW w:w="3960" w:type="dxa"/>
          </w:tcPr>
          <w:p w14:paraId="348BA8CA" w14:textId="77777777" w:rsidR="004B3874" w:rsidRPr="001268DF" w:rsidRDefault="00000000">
            <w:pPr>
              <w:pStyle w:val="Compact"/>
              <w:rPr>
                <w:lang w:val="de-DE"/>
              </w:rPr>
            </w:pPr>
            <w:r w:rsidRPr="001268DF">
              <w:rPr>
                <w:lang w:val="de-DE"/>
              </w:rPr>
              <w:t>Webhook-Idempotenz, Doppelabrechnungsschutz, Rollenrechte und Reporting</w:t>
            </w:r>
          </w:p>
        </w:tc>
      </w:tr>
    </w:tbl>
    <w:p w14:paraId="110C154B" w14:textId="77777777" w:rsidR="004B3874" w:rsidRPr="001268DF" w:rsidRDefault="00000000">
      <w:pPr>
        <w:pStyle w:val="berschrift3"/>
        <w:rPr>
          <w:lang w:val="de-DE"/>
        </w:rPr>
      </w:pPr>
      <w:bookmarkStart w:id="67" w:name="stripe-beispielintegration"/>
      <w:bookmarkEnd w:id="66"/>
      <w:r w:rsidRPr="001268DF">
        <w:rPr>
          <w:lang w:val="de-DE"/>
        </w:rPr>
        <w:t>21.2 Stripe-Beispielintegration</w:t>
      </w:r>
    </w:p>
    <w:p w14:paraId="17999685" w14:textId="77777777" w:rsidR="004B3874" w:rsidRPr="001268DF" w:rsidRDefault="00000000">
      <w:pPr>
        <w:pStyle w:val="FirstParagraph"/>
        <w:rPr>
          <w:lang w:val="de-DE"/>
        </w:rPr>
      </w:pPr>
      <w:r w:rsidRPr="001268DF">
        <w:rPr>
          <w:lang w:val="de-DE"/>
        </w:rPr>
        <w:t>Stripe wird als Beispielanbieter verwendet. Die technische Umsetzung soll über eine Provider-Abstraktion erfolgen, damit ein alternativer Zahlungsanbieter später angebunden werden kann.</w:t>
      </w:r>
    </w:p>
    <w:tbl>
      <w:tblPr>
        <w:tblStyle w:val="Table"/>
        <w:tblW w:w="5000" w:type="pct"/>
        <w:tblLayout w:type="fixed"/>
        <w:tblLook w:val="0020" w:firstRow="1" w:lastRow="0" w:firstColumn="0" w:lastColumn="0" w:noHBand="0" w:noVBand="0"/>
      </w:tblPr>
      <w:tblGrid>
        <w:gridCol w:w="4811"/>
        <w:gridCol w:w="4811"/>
      </w:tblGrid>
      <w:tr w:rsidR="004B3874" w14:paraId="6094A944"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302F99" w14:textId="77777777" w:rsidR="004B3874" w:rsidRDefault="00000000">
            <w:pPr>
              <w:pStyle w:val="Compact"/>
            </w:pPr>
            <w:r>
              <w:t>Stripe-Baustein</w:t>
            </w:r>
          </w:p>
        </w:tc>
        <w:tc>
          <w:tcPr>
            <w:tcW w:w="3960" w:type="dxa"/>
          </w:tcPr>
          <w:p w14:paraId="259F0522" w14:textId="77777777" w:rsidR="004B3874" w:rsidRDefault="00000000">
            <w:pPr>
              <w:pStyle w:val="Compact"/>
            </w:pPr>
            <w:r>
              <w:t>Einsatz im System</w:t>
            </w:r>
          </w:p>
        </w:tc>
      </w:tr>
      <w:tr w:rsidR="004B3874" w:rsidRPr="001268DF" w14:paraId="29D1ED67" w14:textId="77777777">
        <w:tc>
          <w:tcPr>
            <w:tcW w:w="3960" w:type="dxa"/>
          </w:tcPr>
          <w:p w14:paraId="422E6D38" w14:textId="77777777" w:rsidR="004B3874" w:rsidRDefault="00000000">
            <w:pPr>
              <w:pStyle w:val="Compact"/>
            </w:pPr>
            <w:r>
              <w:t>Checkout Session</w:t>
            </w:r>
          </w:p>
        </w:tc>
        <w:tc>
          <w:tcPr>
            <w:tcW w:w="3960" w:type="dxa"/>
          </w:tcPr>
          <w:p w14:paraId="0A20DD2E" w14:textId="77777777" w:rsidR="004B3874" w:rsidRPr="001268DF" w:rsidRDefault="00000000">
            <w:pPr>
              <w:pStyle w:val="Compact"/>
              <w:rPr>
                <w:lang w:val="de-DE"/>
              </w:rPr>
            </w:pPr>
            <w:r w:rsidRPr="001268DF">
              <w:rPr>
                <w:lang w:val="de-DE"/>
              </w:rPr>
              <w:t>Partner startet Abo-Buchung über gehostete Zahlungsseite</w:t>
            </w:r>
          </w:p>
        </w:tc>
      </w:tr>
      <w:tr w:rsidR="004B3874" w:rsidRPr="001268DF" w14:paraId="135B3297" w14:textId="77777777">
        <w:tc>
          <w:tcPr>
            <w:tcW w:w="3960" w:type="dxa"/>
          </w:tcPr>
          <w:p w14:paraId="758D4B07" w14:textId="77777777" w:rsidR="004B3874" w:rsidRDefault="00000000">
            <w:pPr>
              <w:pStyle w:val="Compact"/>
            </w:pPr>
            <w:r>
              <w:t>Customer</w:t>
            </w:r>
          </w:p>
        </w:tc>
        <w:tc>
          <w:tcPr>
            <w:tcW w:w="3960" w:type="dxa"/>
          </w:tcPr>
          <w:p w14:paraId="488437BD" w14:textId="77777777" w:rsidR="004B3874" w:rsidRPr="001268DF" w:rsidRDefault="00000000">
            <w:pPr>
              <w:pStyle w:val="Compact"/>
              <w:rPr>
                <w:lang w:val="de-DE"/>
              </w:rPr>
            </w:pPr>
            <w:r w:rsidRPr="001268DF">
              <w:rPr>
                <w:lang w:val="de-DE"/>
              </w:rPr>
              <w:t>Partnerorganisation wird als Customer beim Zahlungsanbieter geführt</w:t>
            </w:r>
          </w:p>
        </w:tc>
      </w:tr>
      <w:tr w:rsidR="004B3874" w:rsidRPr="001268DF" w14:paraId="646F5F1C" w14:textId="77777777">
        <w:tc>
          <w:tcPr>
            <w:tcW w:w="3960" w:type="dxa"/>
          </w:tcPr>
          <w:p w14:paraId="2CB09808" w14:textId="77777777" w:rsidR="004B3874" w:rsidRDefault="00000000">
            <w:pPr>
              <w:pStyle w:val="Compact"/>
            </w:pPr>
            <w:r>
              <w:t>Subscription</w:t>
            </w:r>
          </w:p>
        </w:tc>
        <w:tc>
          <w:tcPr>
            <w:tcW w:w="3960" w:type="dxa"/>
          </w:tcPr>
          <w:p w14:paraId="0DC54832" w14:textId="77777777" w:rsidR="004B3874" w:rsidRPr="001268DF" w:rsidRDefault="00000000">
            <w:pPr>
              <w:pStyle w:val="Compact"/>
              <w:rPr>
                <w:lang w:val="de-DE"/>
              </w:rPr>
            </w:pPr>
            <w:r w:rsidRPr="001268DF">
              <w:rPr>
                <w:lang w:val="de-DE"/>
              </w:rPr>
              <w:t>Aktiver oder inaktiver Abo-Status des Partners</w:t>
            </w:r>
          </w:p>
        </w:tc>
      </w:tr>
      <w:tr w:rsidR="004B3874" w:rsidRPr="001268DF" w14:paraId="4D50FA9B" w14:textId="77777777">
        <w:tc>
          <w:tcPr>
            <w:tcW w:w="3960" w:type="dxa"/>
          </w:tcPr>
          <w:p w14:paraId="1FA090D0" w14:textId="77777777" w:rsidR="004B3874" w:rsidRDefault="00000000">
            <w:pPr>
              <w:pStyle w:val="Compact"/>
            </w:pPr>
            <w:r>
              <w:t>Invoice</w:t>
            </w:r>
          </w:p>
        </w:tc>
        <w:tc>
          <w:tcPr>
            <w:tcW w:w="3960" w:type="dxa"/>
          </w:tcPr>
          <w:p w14:paraId="6DE034A8" w14:textId="77777777" w:rsidR="004B3874" w:rsidRPr="001268DF" w:rsidRDefault="00000000">
            <w:pPr>
              <w:pStyle w:val="Compact"/>
              <w:rPr>
                <w:lang w:val="de-DE"/>
              </w:rPr>
            </w:pPr>
            <w:r w:rsidRPr="001268DF">
              <w:rPr>
                <w:lang w:val="de-DE"/>
              </w:rPr>
              <w:t>Zahlungs- und Rechnungsstatus für Abo und nutzungsabhängige Abrechnung</w:t>
            </w:r>
          </w:p>
        </w:tc>
      </w:tr>
      <w:tr w:rsidR="004B3874" w14:paraId="3CED3E6D" w14:textId="77777777">
        <w:tc>
          <w:tcPr>
            <w:tcW w:w="3960" w:type="dxa"/>
          </w:tcPr>
          <w:p w14:paraId="36AAE39A" w14:textId="77777777" w:rsidR="004B3874" w:rsidRDefault="00000000">
            <w:pPr>
              <w:pStyle w:val="Compact"/>
            </w:pPr>
            <w:r>
              <w:t>Webhook Event</w:t>
            </w:r>
          </w:p>
        </w:tc>
        <w:tc>
          <w:tcPr>
            <w:tcW w:w="3960" w:type="dxa"/>
          </w:tcPr>
          <w:p w14:paraId="54EA55DF" w14:textId="77777777" w:rsidR="004B3874" w:rsidRDefault="00000000">
            <w:pPr>
              <w:pStyle w:val="Compact"/>
            </w:pPr>
            <w:r>
              <w:t>Synchronisiert Checkout-, Subscription-, Invoice- und Payment-Status</w:t>
            </w:r>
          </w:p>
        </w:tc>
      </w:tr>
      <w:tr w:rsidR="004B3874" w:rsidRPr="001268DF" w14:paraId="70D60B70" w14:textId="77777777">
        <w:tc>
          <w:tcPr>
            <w:tcW w:w="3960" w:type="dxa"/>
          </w:tcPr>
          <w:p w14:paraId="7480C372" w14:textId="77777777" w:rsidR="004B3874" w:rsidRDefault="00000000">
            <w:pPr>
              <w:pStyle w:val="Compact"/>
            </w:pPr>
            <w:r>
              <w:t>Usage-based Billing / Metering</w:t>
            </w:r>
          </w:p>
        </w:tc>
        <w:tc>
          <w:tcPr>
            <w:tcW w:w="3960" w:type="dxa"/>
          </w:tcPr>
          <w:p w14:paraId="0AD6E32E" w14:textId="77777777" w:rsidR="004B3874" w:rsidRPr="001268DF" w:rsidRDefault="00000000">
            <w:pPr>
              <w:pStyle w:val="Compact"/>
              <w:rPr>
                <w:lang w:val="de-DE"/>
              </w:rPr>
            </w:pPr>
            <w:r w:rsidRPr="001268DF">
              <w:rPr>
                <w:lang w:val="de-DE"/>
              </w:rPr>
              <w:t>Beispielhafte Abbildung abgeschlossener Meilensteine als abrechenbare Nutzung</w:t>
            </w:r>
          </w:p>
        </w:tc>
      </w:tr>
    </w:tbl>
    <w:p w14:paraId="5E81BC93" w14:textId="77777777" w:rsidR="004B3874" w:rsidRDefault="00000000">
      <w:pPr>
        <w:pStyle w:val="berschrift3"/>
      </w:pPr>
      <w:bookmarkStart w:id="68" w:name="fachlicher-billing-ablauf"/>
      <w:bookmarkEnd w:id="67"/>
      <w:r>
        <w:t>21.3 Fachlicher Billing-Ablauf</w:t>
      </w:r>
    </w:p>
    <w:tbl>
      <w:tblPr>
        <w:tblStyle w:val="Table"/>
        <w:tblW w:w="5000" w:type="pct"/>
        <w:tblLayout w:type="fixed"/>
        <w:tblLook w:val="0020" w:firstRow="1" w:lastRow="0" w:firstColumn="0" w:lastColumn="0" w:noHBand="0" w:noVBand="0"/>
      </w:tblPr>
      <w:tblGrid>
        <w:gridCol w:w="4811"/>
        <w:gridCol w:w="4811"/>
      </w:tblGrid>
      <w:tr w:rsidR="004B3874" w14:paraId="11C8F470"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2C3B08" w14:textId="77777777" w:rsidR="004B3874" w:rsidRDefault="00000000">
            <w:pPr>
              <w:pStyle w:val="Compact"/>
            </w:pPr>
            <w:r>
              <w:t>Schritt</w:t>
            </w:r>
          </w:p>
        </w:tc>
        <w:tc>
          <w:tcPr>
            <w:tcW w:w="3960" w:type="dxa"/>
          </w:tcPr>
          <w:p w14:paraId="65E15D66" w14:textId="77777777" w:rsidR="004B3874" w:rsidRDefault="00000000">
            <w:pPr>
              <w:pStyle w:val="Compact"/>
            </w:pPr>
            <w:r>
              <w:t>Systemverhalten</w:t>
            </w:r>
          </w:p>
        </w:tc>
      </w:tr>
      <w:tr w:rsidR="004B3874" w:rsidRPr="001268DF" w14:paraId="491F7630" w14:textId="77777777">
        <w:tc>
          <w:tcPr>
            <w:tcW w:w="3960" w:type="dxa"/>
          </w:tcPr>
          <w:p w14:paraId="6556331E" w14:textId="77777777" w:rsidR="004B3874" w:rsidRDefault="00000000">
            <w:pPr>
              <w:pStyle w:val="Compact"/>
            </w:pPr>
            <w:r>
              <w:t>1. Partnerregistrierung</w:t>
            </w:r>
          </w:p>
        </w:tc>
        <w:tc>
          <w:tcPr>
            <w:tcW w:w="3960" w:type="dxa"/>
          </w:tcPr>
          <w:p w14:paraId="36F3FC36" w14:textId="77777777" w:rsidR="004B3874" w:rsidRPr="001268DF" w:rsidRDefault="00000000">
            <w:pPr>
              <w:pStyle w:val="Compact"/>
              <w:rPr>
                <w:lang w:val="de-DE"/>
              </w:rPr>
            </w:pPr>
            <w:r w:rsidRPr="001268DF">
              <w:rPr>
                <w:lang w:val="de-DE"/>
              </w:rPr>
              <w:t>Partner gibt Organisations-, Kontakt- und Rechnungsdaten ein</w:t>
            </w:r>
          </w:p>
        </w:tc>
      </w:tr>
      <w:tr w:rsidR="004B3874" w:rsidRPr="001268DF" w14:paraId="0152B339" w14:textId="77777777">
        <w:tc>
          <w:tcPr>
            <w:tcW w:w="3960" w:type="dxa"/>
          </w:tcPr>
          <w:p w14:paraId="5705EFB8" w14:textId="77777777" w:rsidR="004B3874" w:rsidRDefault="00000000">
            <w:pPr>
              <w:pStyle w:val="Compact"/>
            </w:pPr>
            <w:r>
              <w:t>2. Prüfung/Freigabe</w:t>
            </w:r>
          </w:p>
        </w:tc>
        <w:tc>
          <w:tcPr>
            <w:tcW w:w="3960" w:type="dxa"/>
          </w:tcPr>
          <w:p w14:paraId="19CA4F58" w14:textId="77777777" w:rsidR="004B3874" w:rsidRPr="001268DF" w:rsidRDefault="00000000">
            <w:pPr>
              <w:pStyle w:val="Compact"/>
              <w:rPr>
                <w:lang w:val="de-DE"/>
              </w:rPr>
            </w:pPr>
            <w:r w:rsidRPr="001268DF">
              <w:rPr>
                <w:lang w:val="de-DE"/>
              </w:rPr>
              <w:t xml:space="preserve">Partner erhält Status </w:t>
            </w:r>
            <w:r w:rsidRPr="001268DF">
              <w:rPr>
                <w:rStyle w:val="VerbatimChar"/>
                <w:lang w:val="de-DE"/>
              </w:rPr>
              <w:t>pending</w:t>
            </w:r>
            <w:r w:rsidRPr="001268DF">
              <w:rPr>
                <w:lang w:val="de-DE"/>
              </w:rPr>
              <w:t xml:space="preserve"> oder wird automatisch/administrativ freigegeben</w:t>
            </w:r>
          </w:p>
        </w:tc>
      </w:tr>
      <w:tr w:rsidR="004B3874" w:rsidRPr="001268DF" w14:paraId="2CC19528" w14:textId="77777777">
        <w:tc>
          <w:tcPr>
            <w:tcW w:w="3960" w:type="dxa"/>
          </w:tcPr>
          <w:p w14:paraId="5CB2336C" w14:textId="77777777" w:rsidR="004B3874" w:rsidRDefault="00000000">
            <w:pPr>
              <w:pStyle w:val="Compact"/>
            </w:pPr>
            <w:r>
              <w:t>3. Abo-Checkout</w:t>
            </w:r>
          </w:p>
        </w:tc>
        <w:tc>
          <w:tcPr>
            <w:tcW w:w="3960" w:type="dxa"/>
          </w:tcPr>
          <w:p w14:paraId="3B6BAC66" w14:textId="77777777" w:rsidR="004B3874" w:rsidRPr="001268DF" w:rsidRDefault="00000000">
            <w:pPr>
              <w:pStyle w:val="Compact"/>
              <w:rPr>
                <w:lang w:val="de-DE"/>
              </w:rPr>
            </w:pPr>
            <w:r w:rsidRPr="001268DF">
              <w:rPr>
                <w:lang w:val="de-DE"/>
              </w:rPr>
              <w:t>System erstellt Checkout Session beim Zahlungsanbieter</w:t>
            </w:r>
          </w:p>
        </w:tc>
      </w:tr>
      <w:tr w:rsidR="004B3874" w:rsidRPr="001268DF" w14:paraId="001683B8" w14:textId="77777777">
        <w:tc>
          <w:tcPr>
            <w:tcW w:w="3960" w:type="dxa"/>
          </w:tcPr>
          <w:p w14:paraId="1983D9AE" w14:textId="77777777" w:rsidR="004B3874" w:rsidRDefault="00000000">
            <w:pPr>
              <w:pStyle w:val="Compact"/>
            </w:pPr>
            <w:r>
              <w:t>4. Webhook-Synchronisierung</w:t>
            </w:r>
          </w:p>
        </w:tc>
        <w:tc>
          <w:tcPr>
            <w:tcW w:w="3960" w:type="dxa"/>
          </w:tcPr>
          <w:p w14:paraId="724299E3" w14:textId="77777777" w:rsidR="004B3874" w:rsidRPr="001268DF" w:rsidRDefault="00000000">
            <w:pPr>
              <w:pStyle w:val="Compact"/>
              <w:rPr>
                <w:lang w:val="de-DE"/>
              </w:rPr>
            </w:pPr>
            <w:r w:rsidRPr="001268DF">
              <w:rPr>
                <w:lang w:val="de-DE"/>
              </w:rPr>
              <w:t xml:space="preserve">Erfolgreicher Checkout setzt Subscription auf </w:t>
            </w:r>
            <w:r w:rsidRPr="001268DF">
              <w:rPr>
                <w:rStyle w:val="VerbatimChar"/>
                <w:lang w:val="de-DE"/>
              </w:rPr>
              <w:t>active</w:t>
            </w:r>
          </w:p>
        </w:tc>
      </w:tr>
      <w:tr w:rsidR="004B3874" w:rsidRPr="001268DF" w14:paraId="40D1EA19" w14:textId="77777777">
        <w:tc>
          <w:tcPr>
            <w:tcW w:w="3960" w:type="dxa"/>
          </w:tcPr>
          <w:p w14:paraId="7AC7CCD5" w14:textId="77777777" w:rsidR="004B3874" w:rsidRDefault="00000000">
            <w:pPr>
              <w:pStyle w:val="Compact"/>
            </w:pPr>
            <w:r>
              <w:t>5. Partnerarbeit</w:t>
            </w:r>
          </w:p>
        </w:tc>
        <w:tc>
          <w:tcPr>
            <w:tcW w:w="3960" w:type="dxa"/>
          </w:tcPr>
          <w:p w14:paraId="5E0A00EA" w14:textId="77777777" w:rsidR="004B3874" w:rsidRPr="001268DF" w:rsidRDefault="00000000">
            <w:pPr>
              <w:pStyle w:val="Compact"/>
              <w:rPr>
                <w:lang w:val="de-DE"/>
              </w:rPr>
            </w:pPr>
            <w:r w:rsidRPr="001268DF">
              <w:rPr>
                <w:lang w:val="de-DE"/>
              </w:rPr>
              <w:t>Partner bearbeitet zugeordnete Nutzer und schließt Meilensteine ab</w:t>
            </w:r>
          </w:p>
        </w:tc>
      </w:tr>
      <w:tr w:rsidR="004B3874" w:rsidRPr="001268DF" w14:paraId="35A037D0" w14:textId="77777777">
        <w:tc>
          <w:tcPr>
            <w:tcW w:w="3960" w:type="dxa"/>
          </w:tcPr>
          <w:p w14:paraId="500E99CC" w14:textId="77777777" w:rsidR="004B3874" w:rsidRDefault="00000000">
            <w:pPr>
              <w:pStyle w:val="Compact"/>
            </w:pPr>
            <w:r>
              <w:t>6. Billing Event</w:t>
            </w:r>
          </w:p>
        </w:tc>
        <w:tc>
          <w:tcPr>
            <w:tcW w:w="3960" w:type="dxa"/>
          </w:tcPr>
          <w:p w14:paraId="5B2F0358" w14:textId="77777777" w:rsidR="004B3874" w:rsidRPr="001268DF" w:rsidRDefault="00000000">
            <w:pPr>
              <w:pStyle w:val="Compact"/>
              <w:rPr>
                <w:lang w:val="de-DE"/>
              </w:rPr>
            </w:pPr>
            <w:r w:rsidRPr="001268DF">
              <w:rPr>
                <w:lang w:val="de-DE"/>
              </w:rPr>
              <w:t>Abrechnungsrelevanter Abschluss erzeugt ein eindeutiges Billing Event</w:t>
            </w:r>
          </w:p>
        </w:tc>
      </w:tr>
      <w:tr w:rsidR="004B3874" w:rsidRPr="001268DF" w14:paraId="2F10C5E5" w14:textId="77777777">
        <w:tc>
          <w:tcPr>
            <w:tcW w:w="3960" w:type="dxa"/>
          </w:tcPr>
          <w:p w14:paraId="5E89EF2B" w14:textId="77777777" w:rsidR="004B3874" w:rsidRDefault="00000000">
            <w:pPr>
              <w:pStyle w:val="Compact"/>
            </w:pPr>
            <w:r>
              <w:t>7. Provider-Meldung</w:t>
            </w:r>
          </w:p>
        </w:tc>
        <w:tc>
          <w:tcPr>
            <w:tcW w:w="3960" w:type="dxa"/>
          </w:tcPr>
          <w:p w14:paraId="6CA91ED5" w14:textId="77777777" w:rsidR="004B3874" w:rsidRPr="001268DF" w:rsidRDefault="00000000">
            <w:pPr>
              <w:pStyle w:val="Compact"/>
              <w:rPr>
                <w:lang w:val="de-DE"/>
              </w:rPr>
            </w:pPr>
            <w:r w:rsidRPr="001268DF">
              <w:rPr>
                <w:lang w:val="de-DE"/>
              </w:rPr>
              <w:t xml:space="preserve">Billing Event wird an Stripe/Provider als Nutzung oder Rechnungsposition </w:t>
            </w:r>
            <w:r w:rsidRPr="001268DF">
              <w:rPr>
                <w:lang w:val="de-DE"/>
              </w:rPr>
              <w:lastRenderedPageBreak/>
              <w:t>übertragen</w:t>
            </w:r>
          </w:p>
        </w:tc>
      </w:tr>
      <w:tr w:rsidR="004B3874" w:rsidRPr="001268DF" w14:paraId="0AD245C6" w14:textId="77777777">
        <w:tc>
          <w:tcPr>
            <w:tcW w:w="3960" w:type="dxa"/>
          </w:tcPr>
          <w:p w14:paraId="3184A70D" w14:textId="77777777" w:rsidR="004B3874" w:rsidRDefault="00000000">
            <w:pPr>
              <w:pStyle w:val="Compact"/>
            </w:pPr>
            <w:r>
              <w:lastRenderedPageBreak/>
              <w:t>8. Reporting</w:t>
            </w:r>
          </w:p>
        </w:tc>
        <w:tc>
          <w:tcPr>
            <w:tcW w:w="3960" w:type="dxa"/>
          </w:tcPr>
          <w:p w14:paraId="490974CA" w14:textId="77777777" w:rsidR="004B3874" w:rsidRPr="001268DF" w:rsidRDefault="00000000">
            <w:pPr>
              <w:pStyle w:val="Compact"/>
              <w:rPr>
                <w:lang w:val="de-DE"/>
              </w:rPr>
            </w:pPr>
            <w:r w:rsidRPr="001268DF">
              <w:rPr>
                <w:lang w:val="de-DE"/>
              </w:rPr>
              <w:t>Partner und Admin sehen Umsätze, Status, Perioden und Einzelereignisse</w:t>
            </w:r>
          </w:p>
        </w:tc>
      </w:tr>
    </w:tbl>
    <w:p w14:paraId="3FCB6EFB" w14:textId="77777777" w:rsidR="004B3874" w:rsidRDefault="00000000">
      <w:pPr>
        <w:pStyle w:val="berschrift3"/>
      </w:pPr>
      <w:bookmarkStart w:id="69" w:name="idempotenz--und-konsistenzregeln"/>
      <w:bookmarkEnd w:id="68"/>
      <w:r>
        <w:t>21.4 Idempotenz- und Konsistenzregeln</w:t>
      </w:r>
    </w:p>
    <w:tbl>
      <w:tblPr>
        <w:tblStyle w:val="Table"/>
        <w:tblW w:w="5000" w:type="pct"/>
        <w:tblLayout w:type="fixed"/>
        <w:tblLook w:val="0020" w:firstRow="1" w:lastRow="0" w:firstColumn="0" w:lastColumn="0" w:noHBand="0" w:noVBand="0"/>
      </w:tblPr>
      <w:tblGrid>
        <w:gridCol w:w="4811"/>
        <w:gridCol w:w="4811"/>
      </w:tblGrid>
      <w:tr w:rsidR="004B3874" w14:paraId="4C05B9EE"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6D79E8" w14:textId="77777777" w:rsidR="004B3874" w:rsidRDefault="00000000">
            <w:pPr>
              <w:pStyle w:val="Compact"/>
            </w:pPr>
            <w:r>
              <w:t>Regel</w:t>
            </w:r>
          </w:p>
        </w:tc>
        <w:tc>
          <w:tcPr>
            <w:tcW w:w="3960" w:type="dxa"/>
          </w:tcPr>
          <w:p w14:paraId="54EABA9B" w14:textId="77777777" w:rsidR="004B3874" w:rsidRDefault="00000000">
            <w:pPr>
              <w:pStyle w:val="Compact"/>
            </w:pPr>
            <w:r>
              <w:t>Beschreibung</w:t>
            </w:r>
          </w:p>
        </w:tc>
      </w:tr>
      <w:tr w:rsidR="004B3874" w:rsidRPr="001268DF" w14:paraId="5C1BDFDF" w14:textId="77777777">
        <w:tc>
          <w:tcPr>
            <w:tcW w:w="3960" w:type="dxa"/>
          </w:tcPr>
          <w:p w14:paraId="12BAAF56" w14:textId="77777777" w:rsidR="004B3874" w:rsidRDefault="00000000">
            <w:pPr>
              <w:pStyle w:val="Compact"/>
            </w:pPr>
            <w:r>
              <w:t>Eindeutiger Event-Key</w:t>
            </w:r>
          </w:p>
        </w:tc>
        <w:tc>
          <w:tcPr>
            <w:tcW w:w="3960" w:type="dxa"/>
          </w:tcPr>
          <w:p w14:paraId="1EE541D9" w14:textId="77777777" w:rsidR="004B3874" w:rsidRPr="001268DF" w:rsidRDefault="00000000">
            <w:pPr>
              <w:pStyle w:val="Compact"/>
              <w:rPr>
                <w:lang w:val="de-DE"/>
              </w:rPr>
            </w:pPr>
            <w:r w:rsidRPr="001268DF">
              <w:rPr>
                <w:lang w:val="de-DE"/>
              </w:rPr>
              <w:t xml:space="preserve">Pro </w:t>
            </w:r>
            <w:r w:rsidRPr="001268DF">
              <w:rPr>
                <w:rStyle w:val="VerbatimChar"/>
                <w:lang w:val="de-DE"/>
              </w:rPr>
              <w:t>partner_id</w:t>
            </w:r>
            <w:r w:rsidRPr="001268DF">
              <w:rPr>
                <w:lang w:val="de-DE"/>
              </w:rPr>
              <w:t xml:space="preserve">, </w:t>
            </w:r>
            <w:r w:rsidRPr="001268DF">
              <w:rPr>
                <w:rStyle w:val="VerbatimChar"/>
                <w:lang w:val="de-DE"/>
              </w:rPr>
              <w:t>user_id</w:t>
            </w:r>
            <w:r w:rsidRPr="001268DF">
              <w:rPr>
                <w:lang w:val="de-DE"/>
              </w:rPr>
              <w:t xml:space="preserve">, </w:t>
            </w:r>
            <w:r w:rsidRPr="001268DF">
              <w:rPr>
                <w:rStyle w:val="VerbatimChar"/>
                <w:lang w:val="de-DE"/>
              </w:rPr>
              <w:t>step_id</w:t>
            </w:r>
            <w:r w:rsidRPr="001268DF">
              <w:rPr>
                <w:lang w:val="de-DE"/>
              </w:rPr>
              <w:t xml:space="preserve"> darf nur ein aktives Billing Event entstehen</w:t>
            </w:r>
          </w:p>
        </w:tc>
      </w:tr>
      <w:tr w:rsidR="004B3874" w:rsidRPr="001268DF" w14:paraId="36834ABC" w14:textId="77777777">
        <w:tc>
          <w:tcPr>
            <w:tcW w:w="3960" w:type="dxa"/>
          </w:tcPr>
          <w:p w14:paraId="34685723" w14:textId="77777777" w:rsidR="004B3874" w:rsidRDefault="00000000">
            <w:pPr>
              <w:pStyle w:val="Compact"/>
            </w:pPr>
            <w:r>
              <w:t>Webhook-Idempotenz</w:t>
            </w:r>
          </w:p>
        </w:tc>
        <w:tc>
          <w:tcPr>
            <w:tcW w:w="3960" w:type="dxa"/>
          </w:tcPr>
          <w:p w14:paraId="21E3AD7D" w14:textId="77777777" w:rsidR="004B3874" w:rsidRPr="001268DF" w:rsidRDefault="00000000">
            <w:pPr>
              <w:pStyle w:val="Compact"/>
              <w:rPr>
                <w:lang w:val="de-DE"/>
              </w:rPr>
            </w:pPr>
            <w:r w:rsidRPr="001268DF">
              <w:rPr>
                <w:rStyle w:val="VerbatimChar"/>
                <w:lang w:val="de-DE"/>
              </w:rPr>
              <w:t>provider_event_id</w:t>
            </w:r>
            <w:r w:rsidRPr="001268DF">
              <w:rPr>
                <w:lang w:val="de-DE"/>
              </w:rPr>
              <w:t xml:space="preserve"> wird eindeutig gespeichert; wiederholte Webhooks werden ignoriert</w:t>
            </w:r>
          </w:p>
        </w:tc>
      </w:tr>
      <w:tr w:rsidR="004B3874" w14:paraId="5853E2BD" w14:textId="77777777">
        <w:tc>
          <w:tcPr>
            <w:tcW w:w="3960" w:type="dxa"/>
          </w:tcPr>
          <w:p w14:paraId="65D6DC38" w14:textId="77777777" w:rsidR="004B3874" w:rsidRDefault="00000000">
            <w:pPr>
              <w:pStyle w:val="Compact"/>
            </w:pPr>
            <w:r>
              <w:t>Statusübergänge</w:t>
            </w:r>
          </w:p>
        </w:tc>
        <w:tc>
          <w:tcPr>
            <w:tcW w:w="3960" w:type="dxa"/>
          </w:tcPr>
          <w:p w14:paraId="7ECB4CF2" w14:textId="77777777" w:rsidR="004B3874" w:rsidRDefault="00000000">
            <w:pPr>
              <w:pStyle w:val="Compact"/>
            </w:pPr>
            <w:r>
              <w:t xml:space="preserve">Billing Events wechseln kontrolliert zwischen </w:t>
            </w:r>
            <w:r>
              <w:rPr>
                <w:rStyle w:val="VerbatimChar"/>
              </w:rPr>
              <w:t>pending</w:t>
            </w:r>
            <w:r>
              <w:t xml:space="preserve">, </w:t>
            </w:r>
            <w:r>
              <w:rPr>
                <w:rStyle w:val="VerbatimChar"/>
              </w:rPr>
              <w:t>reported</w:t>
            </w:r>
            <w:r>
              <w:t xml:space="preserve">, </w:t>
            </w:r>
            <w:r>
              <w:rPr>
                <w:rStyle w:val="VerbatimChar"/>
              </w:rPr>
              <w:t>invoiced</w:t>
            </w:r>
            <w:r>
              <w:t xml:space="preserve">, </w:t>
            </w:r>
            <w:r>
              <w:rPr>
                <w:rStyle w:val="VerbatimChar"/>
              </w:rPr>
              <w:t>paid</w:t>
            </w:r>
            <w:r>
              <w:t xml:space="preserve">, </w:t>
            </w:r>
            <w:r>
              <w:rPr>
                <w:rStyle w:val="VerbatimChar"/>
              </w:rPr>
              <w:t>void</w:t>
            </w:r>
            <w:r>
              <w:t xml:space="preserve">, </w:t>
            </w:r>
            <w:r>
              <w:rPr>
                <w:rStyle w:val="VerbatimChar"/>
              </w:rPr>
              <w:t>error</w:t>
            </w:r>
          </w:p>
        </w:tc>
      </w:tr>
      <w:tr w:rsidR="004B3874" w:rsidRPr="001268DF" w14:paraId="079DD711" w14:textId="77777777">
        <w:tc>
          <w:tcPr>
            <w:tcW w:w="3960" w:type="dxa"/>
          </w:tcPr>
          <w:p w14:paraId="252E4C32" w14:textId="77777777" w:rsidR="004B3874" w:rsidRDefault="00000000">
            <w:pPr>
              <w:pStyle w:val="Compact"/>
            </w:pPr>
            <w:r>
              <w:t>Storno</w:t>
            </w:r>
          </w:p>
        </w:tc>
        <w:tc>
          <w:tcPr>
            <w:tcW w:w="3960" w:type="dxa"/>
          </w:tcPr>
          <w:p w14:paraId="7C2DE457" w14:textId="77777777" w:rsidR="004B3874" w:rsidRPr="001268DF" w:rsidRDefault="00000000">
            <w:pPr>
              <w:pStyle w:val="Compact"/>
              <w:rPr>
                <w:lang w:val="de-DE"/>
              </w:rPr>
            </w:pPr>
            <w:r w:rsidRPr="001268DF">
              <w:rPr>
                <w:lang w:val="de-DE"/>
              </w:rPr>
              <w:t xml:space="preserve">Admin kann Billing Events mit Begründung auf </w:t>
            </w:r>
            <w:r w:rsidRPr="001268DF">
              <w:rPr>
                <w:rStyle w:val="VerbatimChar"/>
                <w:lang w:val="de-DE"/>
              </w:rPr>
              <w:t>void</w:t>
            </w:r>
            <w:r w:rsidRPr="001268DF">
              <w:rPr>
                <w:lang w:val="de-DE"/>
              </w:rPr>
              <w:t xml:space="preserve"> setzen</w:t>
            </w:r>
          </w:p>
        </w:tc>
      </w:tr>
      <w:tr w:rsidR="004B3874" w:rsidRPr="001268DF" w14:paraId="1C9B804A" w14:textId="77777777">
        <w:tc>
          <w:tcPr>
            <w:tcW w:w="3960" w:type="dxa"/>
          </w:tcPr>
          <w:p w14:paraId="4D506B96" w14:textId="77777777" w:rsidR="004B3874" w:rsidRDefault="00000000">
            <w:pPr>
              <w:pStyle w:val="Compact"/>
            </w:pPr>
            <w:r>
              <w:t>Nachvollziehbarkeit</w:t>
            </w:r>
          </w:p>
        </w:tc>
        <w:tc>
          <w:tcPr>
            <w:tcW w:w="3960" w:type="dxa"/>
          </w:tcPr>
          <w:p w14:paraId="213C2D1D" w14:textId="77777777" w:rsidR="004B3874" w:rsidRPr="001268DF" w:rsidRDefault="00000000">
            <w:pPr>
              <w:pStyle w:val="Compact"/>
              <w:rPr>
                <w:lang w:val="de-DE"/>
              </w:rPr>
            </w:pPr>
            <w:r w:rsidRPr="001268DF">
              <w:rPr>
                <w:lang w:val="de-DE"/>
              </w:rPr>
              <w:t>Partner- und Adminübersicht zeigen dieselbe Datengrundlage mit rollenabhängigem Scope</w:t>
            </w:r>
          </w:p>
        </w:tc>
      </w:tr>
      <w:tr w:rsidR="004B3874" w14:paraId="621B9677" w14:textId="77777777">
        <w:tc>
          <w:tcPr>
            <w:tcW w:w="3960" w:type="dxa"/>
          </w:tcPr>
          <w:p w14:paraId="149546B1" w14:textId="77777777" w:rsidR="004B3874" w:rsidRDefault="00000000">
            <w:pPr>
              <w:pStyle w:val="Compact"/>
            </w:pPr>
            <w:r>
              <w:t>Kein lokaler Kartenbestand</w:t>
            </w:r>
          </w:p>
        </w:tc>
        <w:tc>
          <w:tcPr>
            <w:tcW w:w="3960" w:type="dxa"/>
          </w:tcPr>
          <w:p w14:paraId="3DC5A36E" w14:textId="77777777" w:rsidR="004B3874" w:rsidRDefault="00000000">
            <w:pPr>
              <w:pStyle w:val="Compact"/>
            </w:pPr>
            <w:r>
              <w:t>Zahlungsinstrumentdaten verbleiben beim Zahlungsanbieter</w:t>
            </w:r>
          </w:p>
        </w:tc>
      </w:tr>
    </w:tbl>
    <w:p w14:paraId="57683576" w14:textId="77777777" w:rsidR="004B3874" w:rsidRDefault="00000000">
      <w:pPr>
        <w:pStyle w:val="berschrift3"/>
      </w:pPr>
      <w:bookmarkStart w:id="70" w:name="abnahmekriterien-billing"/>
      <w:bookmarkEnd w:id="69"/>
      <w:r>
        <w:t>21.5 Abnahmekriterien Billing</w:t>
      </w:r>
    </w:p>
    <w:tbl>
      <w:tblPr>
        <w:tblStyle w:val="Table"/>
        <w:tblW w:w="5000" w:type="pct"/>
        <w:tblLayout w:type="fixed"/>
        <w:tblLook w:val="0020" w:firstRow="1" w:lastRow="0" w:firstColumn="0" w:lastColumn="0" w:noHBand="0" w:noVBand="0"/>
      </w:tblPr>
      <w:tblGrid>
        <w:gridCol w:w="4811"/>
        <w:gridCol w:w="4811"/>
      </w:tblGrid>
      <w:tr w:rsidR="004B3874" w14:paraId="5DA543A9"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D7CEBA" w14:textId="77777777" w:rsidR="004B3874" w:rsidRDefault="00000000">
            <w:pPr>
              <w:pStyle w:val="Compact"/>
            </w:pPr>
            <w:r>
              <w:t>Kriterium</w:t>
            </w:r>
          </w:p>
        </w:tc>
        <w:tc>
          <w:tcPr>
            <w:tcW w:w="3960" w:type="dxa"/>
          </w:tcPr>
          <w:p w14:paraId="19228DC3" w14:textId="77777777" w:rsidR="004B3874" w:rsidRDefault="00000000">
            <w:pPr>
              <w:pStyle w:val="Compact"/>
            </w:pPr>
            <w:r>
              <w:t>Erwartung</w:t>
            </w:r>
          </w:p>
        </w:tc>
      </w:tr>
      <w:tr w:rsidR="004B3874" w:rsidRPr="001268DF" w14:paraId="750C204D" w14:textId="77777777">
        <w:tc>
          <w:tcPr>
            <w:tcW w:w="3960" w:type="dxa"/>
          </w:tcPr>
          <w:p w14:paraId="282191B9" w14:textId="77777777" w:rsidR="004B3874" w:rsidRDefault="00000000">
            <w:pPr>
              <w:pStyle w:val="Compact"/>
            </w:pPr>
            <w:r>
              <w:t>Partnerregistrierung</w:t>
            </w:r>
          </w:p>
        </w:tc>
        <w:tc>
          <w:tcPr>
            <w:tcW w:w="3960" w:type="dxa"/>
          </w:tcPr>
          <w:p w14:paraId="2AE02C31" w14:textId="77777777" w:rsidR="004B3874" w:rsidRPr="001268DF" w:rsidRDefault="00000000">
            <w:pPr>
              <w:pStyle w:val="Compact"/>
              <w:rPr>
                <w:lang w:val="de-DE"/>
              </w:rPr>
            </w:pPr>
            <w:r w:rsidRPr="001268DF">
              <w:rPr>
                <w:lang w:val="de-DE"/>
              </w:rPr>
              <w:t>Neuer Partner kann sich registrieren und erhält einen prüfbaren Status</w:t>
            </w:r>
          </w:p>
        </w:tc>
      </w:tr>
      <w:tr w:rsidR="004B3874" w:rsidRPr="001268DF" w14:paraId="262E7BCA" w14:textId="77777777">
        <w:tc>
          <w:tcPr>
            <w:tcW w:w="3960" w:type="dxa"/>
          </w:tcPr>
          <w:p w14:paraId="6D401544" w14:textId="77777777" w:rsidR="004B3874" w:rsidRDefault="00000000">
            <w:pPr>
              <w:pStyle w:val="Compact"/>
            </w:pPr>
            <w:r>
              <w:t>Aboabschluss</w:t>
            </w:r>
          </w:p>
        </w:tc>
        <w:tc>
          <w:tcPr>
            <w:tcW w:w="3960" w:type="dxa"/>
          </w:tcPr>
          <w:p w14:paraId="4E7CD61A" w14:textId="77777777" w:rsidR="004B3874" w:rsidRPr="001268DF" w:rsidRDefault="00000000">
            <w:pPr>
              <w:pStyle w:val="Compact"/>
              <w:rPr>
                <w:lang w:val="de-DE"/>
              </w:rPr>
            </w:pPr>
            <w:r w:rsidRPr="001268DF">
              <w:rPr>
                <w:lang w:val="de-DE"/>
              </w:rPr>
              <w:t>Stripe-Test-Checkout führt zu aktivem lokalen Subscription-Status</w:t>
            </w:r>
          </w:p>
        </w:tc>
      </w:tr>
      <w:tr w:rsidR="004B3874" w:rsidRPr="001268DF" w14:paraId="542B71F8" w14:textId="77777777">
        <w:tc>
          <w:tcPr>
            <w:tcW w:w="3960" w:type="dxa"/>
          </w:tcPr>
          <w:p w14:paraId="604FADC7" w14:textId="77777777" w:rsidR="004B3874" w:rsidRDefault="00000000">
            <w:pPr>
              <w:pStyle w:val="Compact"/>
            </w:pPr>
            <w:r>
              <w:t>Abo-Sperre</w:t>
            </w:r>
          </w:p>
        </w:tc>
        <w:tc>
          <w:tcPr>
            <w:tcW w:w="3960" w:type="dxa"/>
          </w:tcPr>
          <w:p w14:paraId="6BCA8A60" w14:textId="77777777" w:rsidR="004B3874" w:rsidRPr="001268DF" w:rsidRDefault="00000000">
            <w:pPr>
              <w:pStyle w:val="Compact"/>
              <w:rPr>
                <w:lang w:val="de-DE"/>
              </w:rPr>
            </w:pPr>
            <w:r w:rsidRPr="001268DF">
              <w:rPr>
                <w:lang w:val="de-DE"/>
              </w:rPr>
              <w:t>Inaktives oder überfälliges Abo kann Partnerfunktionen einschränken</w:t>
            </w:r>
          </w:p>
        </w:tc>
      </w:tr>
      <w:tr w:rsidR="004B3874" w:rsidRPr="001268DF" w14:paraId="51769149" w14:textId="77777777">
        <w:tc>
          <w:tcPr>
            <w:tcW w:w="3960" w:type="dxa"/>
          </w:tcPr>
          <w:p w14:paraId="21C022EB" w14:textId="77777777" w:rsidR="004B3874" w:rsidRDefault="00000000">
            <w:pPr>
              <w:pStyle w:val="Compact"/>
            </w:pPr>
            <w:r>
              <w:t>Milestone-Abrechnung</w:t>
            </w:r>
          </w:p>
        </w:tc>
        <w:tc>
          <w:tcPr>
            <w:tcW w:w="3960" w:type="dxa"/>
          </w:tcPr>
          <w:p w14:paraId="63085375" w14:textId="77777777" w:rsidR="004B3874" w:rsidRPr="001268DF" w:rsidRDefault="00000000">
            <w:pPr>
              <w:pStyle w:val="Compact"/>
              <w:rPr>
                <w:lang w:val="de-DE"/>
              </w:rPr>
            </w:pPr>
            <w:r w:rsidRPr="001268DF">
              <w:rPr>
                <w:lang w:val="de-DE"/>
              </w:rPr>
              <w:t>Abgeschlossener Partner-Meilenstein erzeugt genau ein Billing Event</w:t>
            </w:r>
          </w:p>
        </w:tc>
      </w:tr>
      <w:tr w:rsidR="004B3874" w:rsidRPr="001268DF" w14:paraId="39EBDFD0" w14:textId="77777777">
        <w:tc>
          <w:tcPr>
            <w:tcW w:w="3960" w:type="dxa"/>
          </w:tcPr>
          <w:p w14:paraId="4CB078EE" w14:textId="77777777" w:rsidR="004B3874" w:rsidRDefault="00000000">
            <w:pPr>
              <w:pStyle w:val="Compact"/>
            </w:pPr>
            <w:r>
              <w:t>Doppelabrechnungsschutz</w:t>
            </w:r>
          </w:p>
        </w:tc>
        <w:tc>
          <w:tcPr>
            <w:tcW w:w="3960" w:type="dxa"/>
          </w:tcPr>
          <w:p w14:paraId="291C3361" w14:textId="77777777" w:rsidR="004B3874" w:rsidRPr="001268DF" w:rsidRDefault="00000000">
            <w:pPr>
              <w:pStyle w:val="Compact"/>
              <w:rPr>
                <w:lang w:val="de-DE"/>
              </w:rPr>
            </w:pPr>
            <w:r w:rsidRPr="001268DF">
              <w:rPr>
                <w:lang w:val="de-DE"/>
              </w:rPr>
              <w:t>Wiederholtes Abschließen oder Webhook-Replay erzeugt kein zweites aktives Billing Event</w:t>
            </w:r>
          </w:p>
        </w:tc>
      </w:tr>
      <w:tr w:rsidR="004B3874" w:rsidRPr="001268DF" w14:paraId="614D8236" w14:textId="77777777">
        <w:tc>
          <w:tcPr>
            <w:tcW w:w="3960" w:type="dxa"/>
          </w:tcPr>
          <w:p w14:paraId="28F604A8" w14:textId="77777777" w:rsidR="004B3874" w:rsidRDefault="00000000">
            <w:pPr>
              <w:pStyle w:val="Compact"/>
            </w:pPr>
            <w:r>
              <w:t>Partnerübersicht</w:t>
            </w:r>
          </w:p>
        </w:tc>
        <w:tc>
          <w:tcPr>
            <w:tcW w:w="3960" w:type="dxa"/>
          </w:tcPr>
          <w:p w14:paraId="011D6F8F" w14:textId="77777777" w:rsidR="004B3874" w:rsidRPr="001268DF" w:rsidRDefault="00000000">
            <w:pPr>
              <w:pStyle w:val="Compact"/>
              <w:rPr>
                <w:lang w:val="de-DE"/>
              </w:rPr>
            </w:pPr>
            <w:r w:rsidRPr="001268DF">
              <w:rPr>
                <w:lang w:val="de-DE"/>
              </w:rPr>
              <w:t>Partner sieht nur eigene Umsätze, Perioden und Einzelereignisse</w:t>
            </w:r>
          </w:p>
        </w:tc>
      </w:tr>
      <w:tr w:rsidR="004B3874" w:rsidRPr="001268DF" w14:paraId="320E1B67" w14:textId="77777777">
        <w:tc>
          <w:tcPr>
            <w:tcW w:w="3960" w:type="dxa"/>
          </w:tcPr>
          <w:p w14:paraId="75893379" w14:textId="77777777" w:rsidR="004B3874" w:rsidRDefault="00000000">
            <w:pPr>
              <w:pStyle w:val="Compact"/>
            </w:pPr>
            <w:r>
              <w:t>Adminübersicht</w:t>
            </w:r>
          </w:p>
        </w:tc>
        <w:tc>
          <w:tcPr>
            <w:tcW w:w="3960" w:type="dxa"/>
          </w:tcPr>
          <w:p w14:paraId="2B8896CE" w14:textId="77777777" w:rsidR="004B3874" w:rsidRPr="001268DF" w:rsidRDefault="00000000">
            <w:pPr>
              <w:pStyle w:val="Compact"/>
              <w:rPr>
                <w:lang w:val="de-DE"/>
              </w:rPr>
            </w:pPr>
            <w:r w:rsidRPr="001268DF">
              <w:rPr>
                <w:lang w:val="de-DE"/>
              </w:rPr>
              <w:t>Admin sieht alle Partnerabrechnungen mit Filter und Export</w:t>
            </w:r>
          </w:p>
        </w:tc>
      </w:tr>
      <w:tr w:rsidR="004B3874" w:rsidRPr="001268DF" w14:paraId="67406B2C" w14:textId="77777777">
        <w:tc>
          <w:tcPr>
            <w:tcW w:w="3960" w:type="dxa"/>
          </w:tcPr>
          <w:p w14:paraId="623E0B98" w14:textId="77777777" w:rsidR="004B3874" w:rsidRDefault="00000000">
            <w:pPr>
              <w:pStyle w:val="Compact"/>
            </w:pPr>
            <w:r>
              <w:lastRenderedPageBreak/>
              <w:t>Datenschutz</w:t>
            </w:r>
          </w:p>
        </w:tc>
        <w:tc>
          <w:tcPr>
            <w:tcW w:w="3960" w:type="dxa"/>
          </w:tcPr>
          <w:p w14:paraId="014FA382" w14:textId="77777777" w:rsidR="004B3874" w:rsidRPr="001268DF" w:rsidRDefault="00000000">
            <w:pPr>
              <w:pStyle w:val="Compact"/>
              <w:rPr>
                <w:lang w:val="de-DE"/>
              </w:rPr>
            </w:pPr>
            <w:r w:rsidRPr="001268DF">
              <w:rPr>
                <w:lang w:val="de-DE"/>
              </w:rPr>
              <w:t>Zahlungsinstrumentdaten werden nicht lokal gespeichert</w:t>
            </w:r>
          </w:p>
        </w:tc>
      </w:tr>
    </w:tbl>
    <w:p w14:paraId="2D5C52A0" w14:textId="77777777" w:rsidR="004B3874" w:rsidRPr="001268DF" w:rsidRDefault="00000000">
      <w:pPr>
        <w:pStyle w:val="berschrift2"/>
        <w:rPr>
          <w:lang w:val="de-DE"/>
        </w:rPr>
      </w:pPr>
      <w:bookmarkStart w:id="71" w:name="nutzerrechte-und-nutzergruppen"/>
      <w:bookmarkEnd w:id="65"/>
      <w:bookmarkEnd w:id="70"/>
      <w:r w:rsidRPr="001268DF">
        <w:rPr>
          <w:lang w:val="de-DE"/>
        </w:rPr>
        <w:t>22. Nutzerrechte und Nutzergruppen</w:t>
      </w:r>
    </w:p>
    <w:p w14:paraId="49DA88AF" w14:textId="77777777" w:rsidR="004B3874" w:rsidRPr="001268DF" w:rsidRDefault="00000000">
      <w:pPr>
        <w:pStyle w:val="berschrift3"/>
        <w:rPr>
          <w:lang w:val="de-DE"/>
        </w:rPr>
      </w:pPr>
      <w:bookmarkStart w:id="72" w:name="zielbild"/>
      <w:r w:rsidRPr="001268DF">
        <w:rPr>
          <w:lang w:val="de-DE"/>
        </w:rPr>
        <w:t>22.1 Zielbild</w:t>
      </w:r>
    </w:p>
    <w:p w14:paraId="5FBA8321" w14:textId="77777777" w:rsidR="004B3874" w:rsidRPr="001268DF" w:rsidRDefault="00000000">
      <w:pPr>
        <w:pStyle w:val="FirstParagraph"/>
        <w:rPr>
          <w:lang w:val="de-DE"/>
        </w:rPr>
      </w:pPr>
      <w:r w:rsidRPr="001268DF">
        <w:rPr>
          <w:lang w:val="de-DE"/>
        </w:rPr>
        <w:t xml:space="preserve">Das bestehende Rollenmodell </w:t>
      </w:r>
      <w:r w:rsidRPr="001268DF">
        <w:rPr>
          <w:rStyle w:val="VerbatimChar"/>
          <w:lang w:val="de-DE"/>
        </w:rPr>
        <w:t>user</w:t>
      </w:r>
      <w:r w:rsidRPr="001268DF">
        <w:rPr>
          <w:lang w:val="de-DE"/>
        </w:rPr>
        <w:t xml:space="preserve">, </w:t>
      </w:r>
      <w:r w:rsidRPr="001268DF">
        <w:rPr>
          <w:rStyle w:val="VerbatimChar"/>
          <w:lang w:val="de-DE"/>
        </w:rPr>
        <w:t>partner</w:t>
      </w:r>
      <w:r w:rsidRPr="001268DF">
        <w:rPr>
          <w:lang w:val="de-DE"/>
        </w:rPr>
        <w:t xml:space="preserve"> und </w:t>
      </w:r>
      <w:r w:rsidRPr="001268DF">
        <w:rPr>
          <w:rStyle w:val="VerbatimChar"/>
          <w:lang w:val="de-DE"/>
        </w:rPr>
        <w:t>admin</w:t>
      </w:r>
      <w:r w:rsidRPr="001268DF">
        <w:rPr>
          <w:lang w:val="de-DE"/>
        </w:rPr>
        <w:t xml:space="preserve"> bleibt als Basisschutz erhalten. Darauf aufbauend ergänzt das System Nutzergruppen und granulare Berechtigungsschlüssel, damit fachliche Sonderrollen ohne neue Hardcode-Rollen abgebildet werden können.</w:t>
      </w:r>
    </w:p>
    <w:p w14:paraId="114575DD" w14:textId="77777777" w:rsidR="004B3874" w:rsidRDefault="00000000">
      <w:pPr>
        <w:pStyle w:val="Textkrper"/>
      </w:pPr>
      <w:r>
        <w:t>Typische Gruppen sind:</w:t>
      </w:r>
    </w:p>
    <w:tbl>
      <w:tblPr>
        <w:tblStyle w:val="Table"/>
        <w:tblW w:w="5000" w:type="pct"/>
        <w:tblLayout w:type="fixed"/>
        <w:tblLook w:val="0020" w:firstRow="1" w:lastRow="0" w:firstColumn="0" w:lastColumn="0" w:noHBand="0" w:noVBand="0"/>
      </w:tblPr>
      <w:tblGrid>
        <w:gridCol w:w="4811"/>
        <w:gridCol w:w="4811"/>
      </w:tblGrid>
      <w:tr w:rsidR="004B3874" w14:paraId="0C315D3F"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C74FD7" w14:textId="77777777" w:rsidR="004B3874" w:rsidRDefault="00000000">
            <w:pPr>
              <w:pStyle w:val="Compact"/>
            </w:pPr>
            <w:r>
              <w:t>Gruppe</w:t>
            </w:r>
          </w:p>
        </w:tc>
        <w:tc>
          <w:tcPr>
            <w:tcW w:w="3960" w:type="dxa"/>
          </w:tcPr>
          <w:p w14:paraId="694EB98E" w14:textId="77777777" w:rsidR="004B3874" w:rsidRDefault="00000000">
            <w:pPr>
              <w:pStyle w:val="Compact"/>
            </w:pPr>
            <w:r>
              <w:t>Beispielhafte Rechte</w:t>
            </w:r>
          </w:p>
        </w:tc>
      </w:tr>
      <w:tr w:rsidR="004B3874" w:rsidRPr="001268DF" w14:paraId="22A0962F" w14:textId="77777777">
        <w:tc>
          <w:tcPr>
            <w:tcW w:w="3960" w:type="dxa"/>
          </w:tcPr>
          <w:p w14:paraId="5CD2F980" w14:textId="77777777" w:rsidR="004B3874" w:rsidRDefault="00000000">
            <w:pPr>
              <w:pStyle w:val="Compact"/>
            </w:pPr>
            <w:r>
              <w:t>Fachadmin</w:t>
            </w:r>
          </w:p>
        </w:tc>
        <w:tc>
          <w:tcPr>
            <w:tcW w:w="3960" w:type="dxa"/>
          </w:tcPr>
          <w:p w14:paraId="24BA8582" w14:textId="77777777" w:rsidR="004B3874" w:rsidRPr="001268DF" w:rsidRDefault="00000000">
            <w:pPr>
              <w:pStyle w:val="Compact"/>
              <w:rPr>
                <w:lang w:val="de-DE"/>
              </w:rPr>
            </w:pPr>
            <w:r w:rsidRPr="001268DF">
              <w:rPr>
                <w:lang w:val="de-DE"/>
              </w:rPr>
              <w:t>Surveys und Steps lesen/schreiben, Nutzerfortschritt bearbeiten</w:t>
            </w:r>
          </w:p>
        </w:tc>
      </w:tr>
      <w:tr w:rsidR="004B3874" w:rsidRPr="001268DF" w14:paraId="75DE56F1" w14:textId="77777777">
        <w:tc>
          <w:tcPr>
            <w:tcW w:w="3960" w:type="dxa"/>
          </w:tcPr>
          <w:p w14:paraId="05AE4745" w14:textId="77777777" w:rsidR="004B3874" w:rsidRDefault="00000000">
            <w:pPr>
              <w:pStyle w:val="Compact"/>
            </w:pPr>
            <w:r>
              <w:t>Support</w:t>
            </w:r>
          </w:p>
        </w:tc>
        <w:tc>
          <w:tcPr>
            <w:tcW w:w="3960" w:type="dxa"/>
          </w:tcPr>
          <w:p w14:paraId="09F0CC68" w14:textId="77777777" w:rsidR="004B3874" w:rsidRPr="001268DF" w:rsidRDefault="00000000">
            <w:pPr>
              <w:pStyle w:val="Compact"/>
              <w:rPr>
                <w:lang w:val="de-DE"/>
              </w:rPr>
            </w:pPr>
            <w:r w:rsidRPr="001268DF">
              <w:rPr>
                <w:lang w:val="de-DE"/>
              </w:rPr>
              <w:t>Nutzer lesen, Dateien nach Berechtigung lesen, keine Löschrechte</w:t>
            </w:r>
          </w:p>
        </w:tc>
      </w:tr>
      <w:tr w:rsidR="004B3874" w14:paraId="7A19CF1A" w14:textId="77777777">
        <w:tc>
          <w:tcPr>
            <w:tcW w:w="3960" w:type="dxa"/>
          </w:tcPr>
          <w:p w14:paraId="6DBA5F59" w14:textId="77777777" w:rsidR="004B3874" w:rsidRDefault="00000000">
            <w:pPr>
              <w:pStyle w:val="Compact"/>
            </w:pPr>
            <w:r>
              <w:t>Abrechnung</w:t>
            </w:r>
          </w:p>
        </w:tc>
        <w:tc>
          <w:tcPr>
            <w:tcW w:w="3960" w:type="dxa"/>
          </w:tcPr>
          <w:p w14:paraId="21E8C6A8" w14:textId="77777777" w:rsidR="004B3874" w:rsidRDefault="00000000">
            <w:pPr>
              <w:pStyle w:val="Compact"/>
            </w:pPr>
            <w:r>
              <w:t>Billing lesen/exportieren, Billing Events stornieren</w:t>
            </w:r>
          </w:p>
        </w:tc>
      </w:tr>
      <w:tr w:rsidR="004B3874" w14:paraId="49921581" w14:textId="77777777">
        <w:tc>
          <w:tcPr>
            <w:tcW w:w="3960" w:type="dxa"/>
          </w:tcPr>
          <w:p w14:paraId="4B2B21DD" w14:textId="77777777" w:rsidR="004B3874" w:rsidRDefault="00000000">
            <w:pPr>
              <w:pStyle w:val="Compact"/>
            </w:pPr>
            <w:r>
              <w:t>Partner-Manager</w:t>
            </w:r>
          </w:p>
        </w:tc>
        <w:tc>
          <w:tcPr>
            <w:tcW w:w="3960" w:type="dxa"/>
          </w:tcPr>
          <w:p w14:paraId="50BEFA38" w14:textId="77777777" w:rsidR="004B3874" w:rsidRDefault="00000000">
            <w:pPr>
              <w:pStyle w:val="Compact"/>
            </w:pPr>
            <w:r>
              <w:t>Partner verwalten, Partnerregistrierungen freigeben</w:t>
            </w:r>
          </w:p>
        </w:tc>
      </w:tr>
      <w:tr w:rsidR="004B3874" w:rsidRPr="001268DF" w14:paraId="579382EA" w14:textId="77777777">
        <w:tc>
          <w:tcPr>
            <w:tcW w:w="3960" w:type="dxa"/>
          </w:tcPr>
          <w:p w14:paraId="044FC391" w14:textId="77777777" w:rsidR="004B3874" w:rsidRDefault="00000000">
            <w:pPr>
              <w:pStyle w:val="Compact"/>
            </w:pPr>
            <w:r>
              <w:t>Auditor</w:t>
            </w:r>
          </w:p>
        </w:tc>
        <w:tc>
          <w:tcPr>
            <w:tcW w:w="3960" w:type="dxa"/>
          </w:tcPr>
          <w:p w14:paraId="030E5304" w14:textId="77777777" w:rsidR="004B3874" w:rsidRPr="001268DF" w:rsidRDefault="00000000">
            <w:pPr>
              <w:pStyle w:val="Compact"/>
              <w:rPr>
                <w:lang w:val="de-DE"/>
              </w:rPr>
            </w:pPr>
            <w:r w:rsidRPr="001268DF">
              <w:rPr>
                <w:lang w:val="de-DE"/>
              </w:rPr>
              <w:t>Audit Logs und Rechte-Audit lesen, keine Schreibrechte</w:t>
            </w:r>
          </w:p>
        </w:tc>
      </w:tr>
    </w:tbl>
    <w:p w14:paraId="51122945" w14:textId="77777777" w:rsidR="004B3874" w:rsidRDefault="00000000">
      <w:pPr>
        <w:pStyle w:val="berschrift3"/>
      </w:pPr>
      <w:bookmarkStart w:id="73" w:name="berechtigungsschlüssel"/>
      <w:bookmarkEnd w:id="72"/>
      <w:r>
        <w:t>22.2 Berechtigungsschlüssel</w:t>
      </w:r>
    </w:p>
    <w:tbl>
      <w:tblPr>
        <w:tblStyle w:val="Table"/>
        <w:tblW w:w="5000" w:type="pct"/>
        <w:tblLayout w:type="fixed"/>
        <w:tblLook w:val="0020" w:firstRow="1" w:lastRow="0" w:firstColumn="0" w:lastColumn="0" w:noHBand="0" w:noVBand="0"/>
      </w:tblPr>
      <w:tblGrid>
        <w:gridCol w:w="4811"/>
        <w:gridCol w:w="4811"/>
      </w:tblGrid>
      <w:tr w:rsidR="004B3874" w14:paraId="2433F43D"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C619E0" w14:textId="77777777" w:rsidR="004B3874" w:rsidRDefault="00000000">
            <w:pPr>
              <w:pStyle w:val="Compact"/>
            </w:pPr>
            <w:r>
              <w:t>Bereich</w:t>
            </w:r>
          </w:p>
        </w:tc>
        <w:tc>
          <w:tcPr>
            <w:tcW w:w="3960" w:type="dxa"/>
          </w:tcPr>
          <w:p w14:paraId="0ADB901A" w14:textId="77777777" w:rsidR="004B3874" w:rsidRDefault="00000000">
            <w:pPr>
              <w:pStyle w:val="Compact"/>
            </w:pPr>
            <w:r>
              <w:t>Beispielrechte</w:t>
            </w:r>
          </w:p>
        </w:tc>
      </w:tr>
      <w:tr w:rsidR="004B3874" w14:paraId="15B076D5" w14:textId="77777777">
        <w:tc>
          <w:tcPr>
            <w:tcW w:w="3960" w:type="dxa"/>
          </w:tcPr>
          <w:p w14:paraId="782D83E0" w14:textId="77777777" w:rsidR="004B3874" w:rsidRDefault="00000000">
            <w:pPr>
              <w:pStyle w:val="Compact"/>
            </w:pPr>
            <w:r>
              <w:t>Surveys</w:t>
            </w:r>
          </w:p>
        </w:tc>
        <w:tc>
          <w:tcPr>
            <w:tcW w:w="3960" w:type="dxa"/>
          </w:tcPr>
          <w:p w14:paraId="05291FAA" w14:textId="77777777" w:rsidR="004B3874" w:rsidRDefault="00000000">
            <w:pPr>
              <w:pStyle w:val="Compact"/>
            </w:pPr>
            <w:r>
              <w:rPr>
                <w:rStyle w:val="VerbatimChar"/>
              </w:rPr>
              <w:t>surveys.read</w:t>
            </w:r>
            <w:r>
              <w:t xml:space="preserve">, </w:t>
            </w:r>
            <w:r>
              <w:rPr>
                <w:rStyle w:val="VerbatimChar"/>
              </w:rPr>
              <w:t>surveys.write</w:t>
            </w:r>
            <w:r>
              <w:t xml:space="preserve">, </w:t>
            </w:r>
            <w:r>
              <w:rPr>
                <w:rStyle w:val="VerbatimChar"/>
              </w:rPr>
              <w:t>surveys.publish</w:t>
            </w:r>
          </w:p>
        </w:tc>
      </w:tr>
      <w:tr w:rsidR="004B3874" w14:paraId="0DFDDE9E" w14:textId="77777777">
        <w:tc>
          <w:tcPr>
            <w:tcW w:w="3960" w:type="dxa"/>
          </w:tcPr>
          <w:p w14:paraId="2DCB7417" w14:textId="77777777" w:rsidR="004B3874" w:rsidRDefault="00000000">
            <w:pPr>
              <w:pStyle w:val="Compact"/>
            </w:pPr>
            <w:r>
              <w:t>Steps</w:t>
            </w:r>
          </w:p>
        </w:tc>
        <w:tc>
          <w:tcPr>
            <w:tcW w:w="3960" w:type="dxa"/>
          </w:tcPr>
          <w:p w14:paraId="71315E5C" w14:textId="77777777" w:rsidR="004B3874" w:rsidRDefault="00000000">
            <w:pPr>
              <w:pStyle w:val="Compact"/>
            </w:pPr>
            <w:r>
              <w:rPr>
                <w:rStyle w:val="VerbatimChar"/>
              </w:rPr>
              <w:t>steps.read</w:t>
            </w:r>
            <w:r>
              <w:t xml:space="preserve">, </w:t>
            </w:r>
            <w:r>
              <w:rPr>
                <w:rStyle w:val="VerbatimChar"/>
              </w:rPr>
              <w:t>steps.write</w:t>
            </w:r>
            <w:r>
              <w:t xml:space="preserve">, </w:t>
            </w:r>
            <w:r>
              <w:rPr>
                <w:rStyle w:val="VerbatimChar"/>
              </w:rPr>
              <w:t>steps.reorder</w:t>
            </w:r>
            <w:r>
              <w:t xml:space="preserve">, </w:t>
            </w:r>
            <w:r>
              <w:rPr>
                <w:rStyle w:val="VerbatimChar"/>
              </w:rPr>
              <w:t>steps.templates.manage</w:t>
            </w:r>
          </w:p>
        </w:tc>
      </w:tr>
      <w:tr w:rsidR="004B3874" w14:paraId="138CCBB3" w14:textId="77777777">
        <w:tc>
          <w:tcPr>
            <w:tcW w:w="3960" w:type="dxa"/>
          </w:tcPr>
          <w:p w14:paraId="5F521C27" w14:textId="77777777" w:rsidR="004B3874" w:rsidRDefault="00000000">
            <w:pPr>
              <w:pStyle w:val="Compact"/>
            </w:pPr>
            <w:r>
              <w:t>Nutzer</w:t>
            </w:r>
          </w:p>
        </w:tc>
        <w:tc>
          <w:tcPr>
            <w:tcW w:w="3960" w:type="dxa"/>
          </w:tcPr>
          <w:p w14:paraId="6C0EEC51" w14:textId="77777777" w:rsidR="004B3874" w:rsidRDefault="00000000">
            <w:pPr>
              <w:pStyle w:val="Compact"/>
            </w:pPr>
            <w:r>
              <w:rPr>
                <w:rStyle w:val="VerbatimChar"/>
              </w:rPr>
              <w:t>users.read</w:t>
            </w:r>
            <w:r>
              <w:t xml:space="preserve">, </w:t>
            </w:r>
            <w:r>
              <w:rPr>
                <w:rStyle w:val="VerbatimChar"/>
              </w:rPr>
              <w:t>users.write</w:t>
            </w:r>
            <w:r>
              <w:t xml:space="preserve">, </w:t>
            </w:r>
            <w:r>
              <w:rPr>
                <w:rStyle w:val="VerbatimChar"/>
              </w:rPr>
              <w:t>users.impersonate</w:t>
            </w:r>
          </w:p>
        </w:tc>
      </w:tr>
      <w:tr w:rsidR="004B3874" w14:paraId="255175B4" w14:textId="77777777">
        <w:tc>
          <w:tcPr>
            <w:tcW w:w="3960" w:type="dxa"/>
          </w:tcPr>
          <w:p w14:paraId="1B6F57A3" w14:textId="77777777" w:rsidR="004B3874" w:rsidRDefault="00000000">
            <w:pPr>
              <w:pStyle w:val="Compact"/>
            </w:pPr>
            <w:r>
              <w:t>Partner</w:t>
            </w:r>
          </w:p>
        </w:tc>
        <w:tc>
          <w:tcPr>
            <w:tcW w:w="3960" w:type="dxa"/>
          </w:tcPr>
          <w:p w14:paraId="1981D83E" w14:textId="77777777" w:rsidR="004B3874" w:rsidRDefault="00000000">
            <w:pPr>
              <w:pStyle w:val="Compact"/>
            </w:pPr>
            <w:r>
              <w:rPr>
                <w:rStyle w:val="VerbatimChar"/>
              </w:rPr>
              <w:t>partners.read</w:t>
            </w:r>
            <w:r>
              <w:t xml:space="preserve">, </w:t>
            </w:r>
            <w:r>
              <w:rPr>
                <w:rStyle w:val="VerbatimChar"/>
              </w:rPr>
              <w:t>partners.write</w:t>
            </w:r>
            <w:r>
              <w:t xml:space="preserve">, </w:t>
            </w:r>
            <w:r>
              <w:rPr>
                <w:rStyle w:val="VerbatimChar"/>
              </w:rPr>
              <w:t>partners.approve</w:t>
            </w:r>
          </w:p>
        </w:tc>
      </w:tr>
      <w:tr w:rsidR="004B3874" w14:paraId="69C348C9" w14:textId="77777777">
        <w:tc>
          <w:tcPr>
            <w:tcW w:w="3960" w:type="dxa"/>
          </w:tcPr>
          <w:p w14:paraId="411D3030" w14:textId="77777777" w:rsidR="004B3874" w:rsidRDefault="00000000">
            <w:pPr>
              <w:pStyle w:val="Compact"/>
            </w:pPr>
            <w:r>
              <w:t>Billing</w:t>
            </w:r>
          </w:p>
        </w:tc>
        <w:tc>
          <w:tcPr>
            <w:tcW w:w="3960" w:type="dxa"/>
          </w:tcPr>
          <w:p w14:paraId="17CE8B50" w14:textId="77777777" w:rsidR="004B3874" w:rsidRDefault="00000000">
            <w:pPr>
              <w:pStyle w:val="Compact"/>
            </w:pPr>
            <w:r>
              <w:rPr>
                <w:rStyle w:val="VerbatimChar"/>
              </w:rPr>
              <w:t>billing.read</w:t>
            </w:r>
            <w:r>
              <w:t xml:space="preserve">, </w:t>
            </w:r>
            <w:r>
              <w:rPr>
                <w:rStyle w:val="VerbatimChar"/>
              </w:rPr>
              <w:t>billing.export</w:t>
            </w:r>
            <w:r>
              <w:t xml:space="preserve">, </w:t>
            </w:r>
            <w:r>
              <w:rPr>
                <w:rStyle w:val="VerbatimChar"/>
              </w:rPr>
              <w:t>billing.void</w:t>
            </w:r>
          </w:p>
        </w:tc>
      </w:tr>
      <w:tr w:rsidR="004B3874" w14:paraId="62548DA0" w14:textId="77777777">
        <w:tc>
          <w:tcPr>
            <w:tcW w:w="3960" w:type="dxa"/>
          </w:tcPr>
          <w:p w14:paraId="03CC473A" w14:textId="77777777" w:rsidR="004B3874" w:rsidRDefault="00000000">
            <w:pPr>
              <w:pStyle w:val="Compact"/>
            </w:pPr>
            <w:r>
              <w:t>Dateien</w:t>
            </w:r>
          </w:p>
        </w:tc>
        <w:tc>
          <w:tcPr>
            <w:tcW w:w="3960" w:type="dxa"/>
          </w:tcPr>
          <w:p w14:paraId="4ED52761" w14:textId="77777777" w:rsidR="004B3874" w:rsidRDefault="00000000">
            <w:pPr>
              <w:pStyle w:val="Compact"/>
            </w:pPr>
            <w:r>
              <w:rPr>
                <w:rStyle w:val="VerbatimChar"/>
              </w:rPr>
              <w:t>files.read</w:t>
            </w:r>
            <w:r>
              <w:t xml:space="preserve">, </w:t>
            </w:r>
            <w:r>
              <w:rPr>
                <w:rStyle w:val="VerbatimChar"/>
              </w:rPr>
              <w:t>files.upload</w:t>
            </w:r>
            <w:r>
              <w:t xml:space="preserve">, </w:t>
            </w:r>
            <w:r>
              <w:rPr>
                <w:rStyle w:val="VerbatimChar"/>
              </w:rPr>
              <w:t>files.delete</w:t>
            </w:r>
          </w:p>
        </w:tc>
      </w:tr>
      <w:tr w:rsidR="004B3874" w14:paraId="4785C0C6" w14:textId="77777777">
        <w:tc>
          <w:tcPr>
            <w:tcW w:w="3960" w:type="dxa"/>
          </w:tcPr>
          <w:p w14:paraId="60CA27B6" w14:textId="77777777" w:rsidR="004B3874" w:rsidRDefault="00000000">
            <w:pPr>
              <w:pStyle w:val="Compact"/>
            </w:pPr>
            <w:r>
              <w:t>CMS/E-Mail</w:t>
            </w:r>
          </w:p>
        </w:tc>
        <w:tc>
          <w:tcPr>
            <w:tcW w:w="3960" w:type="dxa"/>
          </w:tcPr>
          <w:p w14:paraId="4662633C" w14:textId="77777777" w:rsidR="004B3874" w:rsidRDefault="00000000">
            <w:pPr>
              <w:pStyle w:val="Compact"/>
            </w:pPr>
            <w:r>
              <w:rPr>
                <w:rStyle w:val="VerbatimChar"/>
              </w:rPr>
              <w:t>cms.write</w:t>
            </w:r>
            <w:r>
              <w:t xml:space="preserve">, </w:t>
            </w:r>
            <w:r>
              <w:rPr>
                <w:rStyle w:val="VerbatimChar"/>
              </w:rPr>
              <w:t>email_templates.write</w:t>
            </w:r>
          </w:p>
        </w:tc>
      </w:tr>
      <w:tr w:rsidR="004B3874" w14:paraId="576CA745" w14:textId="77777777">
        <w:tc>
          <w:tcPr>
            <w:tcW w:w="3960" w:type="dxa"/>
          </w:tcPr>
          <w:p w14:paraId="71414CCF" w14:textId="77777777" w:rsidR="004B3874" w:rsidRDefault="00000000">
            <w:pPr>
              <w:pStyle w:val="Compact"/>
            </w:pPr>
            <w:r>
              <w:t>Zugriffskontrolle</w:t>
            </w:r>
          </w:p>
        </w:tc>
        <w:tc>
          <w:tcPr>
            <w:tcW w:w="3960" w:type="dxa"/>
          </w:tcPr>
          <w:p w14:paraId="712C9C14" w14:textId="77777777" w:rsidR="004B3874" w:rsidRDefault="00000000">
            <w:pPr>
              <w:pStyle w:val="Compact"/>
            </w:pPr>
            <w:r>
              <w:rPr>
                <w:rStyle w:val="VerbatimChar"/>
              </w:rPr>
              <w:t>access.read</w:t>
            </w:r>
            <w:r>
              <w:t xml:space="preserve">, </w:t>
            </w:r>
            <w:r>
              <w:rPr>
                <w:rStyle w:val="VerbatimChar"/>
              </w:rPr>
              <w:t>access.manage</w:t>
            </w:r>
          </w:p>
        </w:tc>
      </w:tr>
      <w:tr w:rsidR="004B3874" w14:paraId="1ABF33A2" w14:textId="77777777">
        <w:tc>
          <w:tcPr>
            <w:tcW w:w="3960" w:type="dxa"/>
          </w:tcPr>
          <w:p w14:paraId="7E59F394" w14:textId="77777777" w:rsidR="004B3874" w:rsidRDefault="00000000">
            <w:pPr>
              <w:pStyle w:val="Compact"/>
            </w:pPr>
            <w:r>
              <w:t>Audit</w:t>
            </w:r>
          </w:p>
        </w:tc>
        <w:tc>
          <w:tcPr>
            <w:tcW w:w="3960" w:type="dxa"/>
          </w:tcPr>
          <w:p w14:paraId="5BE27C16" w14:textId="77777777" w:rsidR="004B3874" w:rsidRDefault="00000000">
            <w:pPr>
              <w:pStyle w:val="Compact"/>
            </w:pPr>
            <w:r>
              <w:rPr>
                <w:rStyle w:val="VerbatimChar"/>
              </w:rPr>
              <w:t>audit.read</w:t>
            </w:r>
          </w:p>
        </w:tc>
      </w:tr>
    </w:tbl>
    <w:p w14:paraId="342C86F3" w14:textId="77777777" w:rsidR="004B3874" w:rsidRDefault="00000000">
      <w:pPr>
        <w:pStyle w:val="berschrift3"/>
      </w:pPr>
      <w:bookmarkStart w:id="74" w:name="effektive-rechteberechnung"/>
      <w:bookmarkEnd w:id="73"/>
      <w:r>
        <w:lastRenderedPageBreak/>
        <w:t>22.3 Effektive Rechteberechnung</w:t>
      </w:r>
    </w:p>
    <w:tbl>
      <w:tblPr>
        <w:tblStyle w:val="Table"/>
        <w:tblW w:w="5000" w:type="pct"/>
        <w:tblLayout w:type="fixed"/>
        <w:tblLook w:val="0020" w:firstRow="1" w:lastRow="0" w:firstColumn="0" w:lastColumn="0" w:noHBand="0" w:noVBand="0"/>
      </w:tblPr>
      <w:tblGrid>
        <w:gridCol w:w="4811"/>
        <w:gridCol w:w="4811"/>
      </w:tblGrid>
      <w:tr w:rsidR="004B3874" w14:paraId="1FACE173"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41DB7D" w14:textId="77777777" w:rsidR="004B3874" w:rsidRDefault="00000000">
            <w:pPr>
              <w:pStyle w:val="Compact"/>
            </w:pPr>
            <w:r>
              <w:t>Schritt</w:t>
            </w:r>
          </w:p>
        </w:tc>
        <w:tc>
          <w:tcPr>
            <w:tcW w:w="3960" w:type="dxa"/>
          </w:tcPr>
          <w:p w14:paraId="188E21A1" w14:textId="77777777" w:rsidR="004B3874" w:rsidRDefault="00000000">
            <w:pPr>
              <w:pStyle w:val="Compact"/>
            </w:pPr>
            <w:r>
              <w:t>Beschreibung</w:t>
            </w:r>
          </w:p>
        </w:tc>
      </w:tr>
      <w:tr w:rsidR="004B3874" w:rsidRPr="001268DF" w14:paraId="1CF83509" w14:textId="77777777">
        <w:tc>
          <w:tcPr>
            <w:tcW w:w="3960" w:type="dxa"/>
          </w:tcPr>
          <w:p w14:paraId="4651C8F3" w14:textId="77777777" w:rsidR="004B3874" w:rsidRDefault="00000000">
            <w:pPr>
              <w:pStyle w:val="Compact"/>
            </w:pPr>
            <w:r>
              <w:t>1. Basisrolle</w:t>
            </w:r>
          </w:p>
        </w:tc>
        <w:tc>
          <w:tcPr>
            <w:tcW w:w="3960" w:type="dxa"/>
          </w:tcPr>
          <w:p w14:paraId="4A96F9C1" w14:textId="77777777" w:rsidR="004B3874" w:rsidRPr="001268DF" w:rsidRDefault="00000000">
            <w:pPr>
              <w:pStyle w:val="Compact"/>
              <w:rPr>
                <w:lang w:val="de-DE"/>
              </w:rPr>
            </w:pPr>
            <w:r w:rsidRPr="001268DF">
              <w:rPr>
                <w:lang w:val="de-DE"/>
              </w:rPr>
              <w:t xml:space="preserve">Startrechte aus </w:t>
            </w:r>
            <w:r w:rsidRPr="001268DF">
              <w:rPr>
                <w:rStyle w:val="VerbatimChar"/>
                <w:lang w:val="de-DE"/>
              </w:rPr>
              <w:t>user</w:t>
            </w:r>
            <w:r w:rsidRPr="001268DF">
              <w:rPr>
                <w:lang w:val="de-DE"/>
              </w:rPr>
              <w:t xml:space="preserve">, </w:t>
            </w:r>
            <w:r w:rsidRPr="001268DF">
              <w:rPr>
                <w:rStyle w:val="VerbatimChar"/>
                <w:lang w:val="de-DE"/>
              </w:rPr>
              <w:t>partner</w:t>
            </w:r>
            <w:r w:rsidRPr="001268DF">
              <w:rPr>
                <w:lang w:val="de-DE"/>
              </w:rPr>
              <w:t xml:space="preserve"> oder </w:t>
            </w:r>
            <w:r w:rsidRPr="001268DF">
              <w:rPr>
                <w:rStyle w:val="VerbatimChar"/>
                <w:lang w:val="de-DE"/>
              </w:rPr>
              <w:t>admin</w:t>
            </w:r>
            <w:r w:rsidRPr="001268DF">
              <w:rPr>
                <w:lang w:val="de-DE"/>
              </w:rPr>
              <w:t xml:space="preserve"> werden geladen</w:t>
            </w:r>
          </w:p>
        </w:tc>
      </w:tr>
      <w:tr w:rsidR="004B3874" w:rsidRPr="001268DF" w14:paraId="57A4427F" w14:textId="77777777">
        <w:tc>
          <w:tcPr>
            <w:tcW w:w="3960" w:type="dxa"/>
          </w:tcPr>
          <w:p w14:paraId="79175E87" w14:textId="77777777" w:rsidR="004B3874" w:rsidRDefault="00000000">
            <w:pPr>
              <w:pStyle w:val="Compact"/>
            </w:pPr>
            <w:r>
              <w:t>2. Gruppen</w:t>
            </w:r>
          </w:p>
        </w:tc>
        <w:tc>
          <w:tcPr>
            <w:tcW w:w="3960" w:type="dxa"/>
          </w:tcPr>
          <w:p w14:paraId="10924D18" w14:textId="77777777" w:rsidR="004B3874" w:rsidRPr="001268DF" w:rsidRDefault="00000000">
            <w:pPr>
              <w:pStyle w:val="Compact"/>
              <w:rPr>
                <w:lang w:val="de-DE"/>
              </w:rPr>
            </w:pPr>
            <w:r w:rsidRPr="001268DF">
              <w:rPr>
                <w:lang w:val="de-DE"/>
              </w:rPr>
              <w:t>Aktive Gruppen des Nutzers werden additiv berücksichtigt</w:t>
            </w:r>
          </w:p>
        </w:tc>
      </w:tr>
      <w:tr w:rsidR="004B3874" w:rsidRPr="001268DF" w14:paraId="4BEC5E47" w14:textId="77777777">
        <w:tc>
          <w:tcPr>
            <w:tcW w:w="3960" w:type="dxa"/>
          </w:tcPr>
          <w:p w14:paraId="5397E57E" w14:textId="77777777" w:rsidR="004B3874" w:rsidRDefault="00000000">
            <w:pPr>
              <w:pStyle w:val="Compact"/>
            </w:pPr>
            <w:r>
              <w:t>3. Scope</w:t>
            </w:r>
          </w:p>
        </w:tc>
        <w:tc>
          <w:tcPr>
            <w:tcW w:w="3960" w:type="dxa"/>
          </w:tcPr>
          <w:p w14:paraId="054BE712" w14:textId="77777777" w:rsidR="004B3874" w:rsidRPr="001268DF" w:rsidRDefault="00000000">
            <w:pPr>
              <w:pStyle w:val="Compact"/>
              <w:rPr>
                <w:lang w:val="de-DE"/>
              </w:rPr>
            </w:pPr>
            <w:r w:rsidRPr="001268DF">
              <w:rPr>
                <w:lang w:val="de-DE"/>
              </w:rPr>
              <w:t>Survey-, Partner- oder globale Einschränkungen werden angewendet</w:t>
            </w:r>
          </w:p>
        </w:tc>
      </w:tr>
      <w:tr w:rsidR="004B3874" w:rsidRPr="001268DF" w14:paraId="2F256492" w14:textId="77777777">
        <w:tc>
          <w:tcPr>
            <w:tcW w:w="3960" w:type="dxa"/>
          </w:tcPr>
          <w:p w14:paraId="45E9A13C" w14:textId="77777777" w:rsidR="004B3874" w:rsidRDefault="00000000">
            <w:pPr>
              <w:pStyle w:val="Compact"/>
            </w:pPr>
            <w:r>
              <w:t>4. Overrides</w:t>
            </w:r>
          </w:p>
        </w:tc>
        <w:tc>
          <w:tcPr>
            <w:tcW w:w="3960" w:type="dxa"/>
          </w:tcPr>
          <w:p w14:paraId="2EDB53AA" w14:textId="77777777" w:rsidR="004B3874" w:rsidRPr="001268DF" w:rsidRDefault="00000000">
            <w:pPr>
              <w:pStyle w:val="Compact"/>
              <w:rPr>
                <w:lang w:val="de-DE"/>
              </w:rPr>
            </w:pPr>
            <w:r w:rsidRPr="001268DF">
              <w:rPr>
                <w:lang w:val="de-DE"/>
              </w:rPr>
              <w:t>Explizite Nutzer-Overrides ergänzen oder beschränken Rechte</w:t>
            </w:r>
          </w:p>
        </w:tc>
      </w:tr>
      <w:tr w:rsidR="004B3874" w:rsidRPr="001268DF" w14:paraId="78270CF9" w14:textId="77777777">
        <w:tc>
          <w:tcPr>
            <w:tcW w:w="3960" w:type="dxa"/>
          </w:tcPr>
          <w:p w14:paraId="488FF747" w14:textId="77777777" w:rsidR="004B3874" w:rsidRDefault="00000000">
            <w:pPr>
              <w:pStyle w:val="Compact"/>
            </w:pPr>
            <w:r>
              <w:t>5. Endpoint-Prüfung</w:t>
            </w:r>
          </w:p>
        </w:tc>
        <w:tc>
          <w:tcPr>
            <w:tcW w:w="3960" w:type="dxa"/>
          </w:tcPr>
          <w:p w14:paraId="560E2826" w14:textId="77777777" w:rsidR="004B3874" w:rsidRPr="001268DF" w:rsidRDefault="00000000">
            <w:pPr>
              <w:pStyle w:val="Compact"/>
              <w:rPr>
                <w:lang w:val="de-DE"/>
              </w:rPr>
            </w:pPr>
            <w:r w:rsidRPr="001268DF">
              <w:rPr>
                <w:lang w:val="de-DE"/>
              </w:rPr>
              <w:t>Backend prüft die erforderlichen Rechte und den Ressourcenscope</w:t>
            </w:r>
          </w:p>
        </w:tc>
      </w:tr>
      <w:tr w:rsidR="004B3874" w:rsidRPr="001268DF" w14:paraId="7DC383A5" w14:textId="77777777">
        <w:tc>
          <w:tcPr>
            <w:tcW w:w="3960" w:type="dxa"/>
          </w:tcPr>
          <w:p w14:paraId="0D299E20" w14:textId="77777777" w:rsidR="004B3874" w:rsidRDefault="00000000">
            <w:pPr>
              <w:pStyle w:val="Compact"/>
            </w:pPr>
            <w:r>
              <w:t>6. Audit</w:t>
            </w:r>
          </w:p>
        </w:tc>
        <w:tc>
          <w:tcPr>
            <w:tcW w:w="3960" w:type="dxa"/>
          </w:tcPr>
          <w:p w14:paraId="10A3FA3C" w14:textId="77777777" w:rsidR="004B3874" w:rsidRPr="001268DF" w:rsidRDefault="00000000">
            <w:pPr>
              <w:pStyle w:val="Compact"/>
              <w:rPr>
                <w:lang w:val="de-DE"/>
              </w:rPr>
            </w:pPr>
            <w:r w:rsidRPr="001268DF">
              <w:rPr>
                <w:lang w:val="de-DE"/>
              </w:rPr>
              <w:t>Änderungen an Gruppen, Mitgliedschaften und Overrides werden protokolliert</w:t>
            </w:r>
          </w:p>
        </w:tc>
      </w:tr>
    </w:tbl>
    <w:p w14:paraId="509E4574" w14:textId="77777777" w:rsidR="004B3874" w:rsidRDefault="00000000">
      <w:pPr>
        <w:pStyle w:val="berschrift3"/>
      </w:pPr>
      <w:bookmarkStart w:id="75" w:name="sicherheitsregeln"/>
      <w:bookmarkEnd w:id="74"/>
      <w:r>
        <w:t>22.4 Sicherheitsregeln</w:t>
      </w:r>
    </w:p>
    <w:tbl>
      <w:tblPr>
        <w:tblStyle w:val="Table"/>
        <w:tblW w:w="5000" w:type="pct"/>
        <w:tblLayout w:type="fixed"/>
        <w:tblLook w:val="0020" w:firstRow="1" w:lastRow="0" w:firstColumn="0" w:lastColumn="0" w:noHBand="0" w:noVBand="0"/>
      </w:tblPr>
      <w:tblGrid>
        <w:gridCol w:w="4811"/>
        <w:gridCol w:w="4811"/>
      </w:tblGrid>
      <w:tr w:rsidR="004B3874" w14:paraId="21EE4396"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DB5E5C" w14:textId="77777777" w:rsidR="004B3874" w:rsidRDefault="00000000">
            <w:pPr>
              <w:pStyle w:val="Compact"/>
            </w:pPr>
            <w:r>
              <w:t>Regel</w:t>
            </w:r>
          </w:p>
        </w:tc>
        <w:tc>
          <w:tcPr>
            <w:tcW w:w="3960" w:type="dxa"/>
          </w:tcPr>
          <w:p w14:paraId="14BFECDB" w14:textId="77777777" w:rsidR="004B3874" w:rsidRDefault="00000000">
            <w:pPr>
              <w:pStyle w:val="Compact"/>
            </w:pPr>
            <w:r>
              <w:t>Umsetzung</w:t>
            </w:r>
          </w:p>
        </w:tc>
      </w:tr>
      <w:tr w:rsidR="004B3874" w:rsidRPr="001268DF" w14:paraId="19312FAC" w14:textId="77777777">
        <w:tc>
          <w:tcPr>
            <w:tcW w:w="3960" w:type="dxa"/>
          </w:tcPr>
          <w:p w14:paraId="4CA3838B" w14:textId="77777777" w:rsidR="004B3874" w:rsidRDefault="00000000">
            <w:pPr>
              <w:pStyle w:val="Compact"/>
            </w:pPr>
            <w:r>
              <w:t>Backend führend</w:t>
            </w:r>
          </w:p>
        </w:tc>
        <w:tc>
          <w:tcPr>
            <w:tcW w:w="3960" w:type="dxa"/>
          </w:tcPr>
          <w:p w14:paraId="37FA5239" w14:textId="77777777" w:rsidR="004B3874" w:rsidRPr="001268DF" w:rsidRDefault="00000000">
            <w:pPr>
              <w:pStyle w:val="Compact"/>
              <w:rPr>
                <w:lang w:val="de-DE"/>
              </w:rPr>
            </w:pPr>
            <w:r w:rsidRPr="001268DF">
              <w:rPr>
                <w:lang w:val="de-DE"/>
              </w:rPr>
              <w:t>Frontend blendet Funktionen aus, Backend entscheidet verbindlich</w:t>
            </w:r>
          </w:p>
        </w:tc>
      </w:tr>
      <w:tr w:rsidR="004B3874" w:rsidRPr="001268DF" w14:paraId="5F5D3760" w14:textId="77777777">
        <w:tc>
          <w:tcPr>
            <w:tcW w:w="3960" w:type="dxa"/>
          </w:tcPr>
          <w:p w14:paraId="0EFEA098" w14:textId="77777777" w:rsidR="004B3874" w:rsidRDefault="00000000">
            <w:pPr>
              <w:pStyle w:val="Compact"/>
            </w:pPr>
            <w:r>
              <w:t>Least Privilege</w:t>
            </w:r>
          </w:p>
        </w:tc>
        <w:tc>
          <w:tcPr>
            <w:tcW w:w="3960" w:type="dxa"/>
          </w:tcPr>
          <w:p w14:paraId="5963A928" w14:textId="77777777" w:rsidR="004B3874" w:rsidRPr="001268DF" w:rsidRDefault="00000000">
            <w:pPr>
              <w:pStyle w:val="Compact"/>
              <w:rPr>
                <w:lang w:val="de-DE"/>
              </w:rPr>
            </w:pPr>
            <w:r w:rsidRPr="001268DF">
              <w:rPr>
                <w:lang w:val="de-DE"/>
              </w:rPr>
              <w:t>Neue Gruppen starten ohne kritische Schreib- oder Exportrechte</w:t>
            </w:r>
          </w:p>
        </w:tc>
      </w:tr>
      <w:tr w:rsidR="004B3874" w:rsidRPr="001268DF" w14:paraId="0C65963D" w14:textId="77777777">
        <w:tc>
          <w:tcPr>
            <w:tcW w:w="3960" w:type="dxa"/>
          </w:tcPr>
          <w:p w14:paraId="16224188" w14:textId="77777777" w:rsidR="004B3874" w:rsidRDefault="00000000">
            <w:pPr>
              <w:pStyle w:val="Compact"/>
            </w:pPr>
            <w:r>
              <w:t>Kritische Rechte</w:t>
            </w:r>
          </w:p>
        </w:tc>
        <w:tc>
          <w:tcPr>
            <w:tcW w:w="3960" w:type="dxa"/>
          </w:tcPr>
          <w:p w14:paraId="3B38C836" w14:textId="77777777" w:rsidR="004B3874" w:rsidRPr="001268DF" w:rsidRDefault="00000000">
            <w:pPr>
              <w:pStyle w:val="Compact"/>
              <w:rPr>
                <w:lang w:val="de-DE"/>
              </w:rPr>
            </w:pPr>
            <w:r w:rsidRPr="001268DF">
              <w:rPr>
                <w:rStyle w:val="VerbatimChar"/>
                <w:lang w:val="de-DE"/>
              </w:rPr>
              <w:t>users.impersonate</w:t>
            </w:r>
            <w:r w:rsidRPr="001268DF">
              <w:rPr>
                <w:lang w:val="de-DE"/>
              </w:rPr>
              <w:t xml:space="preserve">, </w:t>
            </w:r>
            <w:r w:rsidRPr="001268DF">
              <w:rPr>
                <w:rStyle w:val="VerbatimChar"/>
                <w:lang w:val="de-DE"/>
              </w:rPr>
              <w:t>billing.void</w:t>
            </w:r>
            <w:r w:rsidRPr="001268DF">
              <w:rPr>
                <w:lang w:val="de-DE"/>
              </w:rPr>
              <w:t xml:space="preserve">, </w:t>
            </w:r>
            <w:r w:rsidRPr="001268DF">
              <w:rPr>
                <w:rStyle w:val="VerbatimChar"/>
                <w:lang w:val="de-DE"/>
              </w:rPr>
              <w:t>access.manage</w:t>
            </w:r>
            <w:r w:rsidRPr="001268DF">
              <w:rPr>
                <w:lang w:val="de-DE"/>
              </w:rPr>
              <w:t xml:space="preserve"> und </w:t>
            </w:r>
            <w:r w:rsidRPr="001268DF">
              <w:rPr>
                <w:rStyle w:val="VerbatimChar"/>
                <w:lang w:val="de-DE"/>
              </w:rPr>
              <w:t>audit.read</w:t>
            </w:r>
            <w:r w:rsidRPr="001268DF">
              <w:rPr>
                <w:lang w:val="de-DE"/>
              </w:rPr>
              <w:t xml:space="preserve"> sind separat zu vergeben</w:t>
            </w:r>
          </w:p>
        </w:tc>
      </w:tr>
      <w:tr w:rsidR="004B3874" w:rsidRPr="001268DF" w14:paraId="5DAA2A2A" w14:textId="77777777">
        <w:tc>
          <w:tcPr>
            <w:tcW w:w="3960" w:type="dxa"/>
          </w:tcPr>
          <w:p w14:paraId="304154BD" w14:textId="77777777" w:rsidR="004B3874" w:rsidRDefault="00000000">
            <w:pPr>
              <w:pStyle w:val="Compact"/>
            </w:pPr>
            <w:r>
              <w:t>Mandantenscope</w:t>
            </w:r>
          </w:p>
        </w:tc>
        <w:tc>
          <w:tcPr>
            <w:tcW w:w="3960" w:type="dxa"/>
          </w:tcPr>
          <w:p w14:paraId="555CA170" w14:textId="77777777" w:rsidR="004B3874" w:rsidRPr="001268DF" w:rsidRDefault="00000000">
            <w:pPr>
              <w:pStyle w:val="Compact"/>
              <w:rPr>
                <w:lang w:val="de-DE"/>
              </w:rPr>
            </w:pPr>
            <w:r w:rsidRPr="001268DF">
              <w:rPr>
                <w:lang w:val="de-DE"/>
              </w:rPr>
              <w:t>Survey- und Partnerrechte gelten nur im zugewiesenen Scope</w:t>
            </w:r>
          </w:p>
        </w:tc>
      </w:tr>
      <w:tr w:rsidR="004B3874" w:rsidRPr="001268DF" w14:paraId="37BACE08" w14:textId="77777777">
        <w:tc>
          <w:tcPr>
            <w:tcW w:w="3960" w:type="dxa"/>
          </w:tcPr>
          <w:p w14:paraId="64207D59" w14:textId="77777777" w:rsidR="004B3874" w:rsidRDefault="00000000">
            <w:pPr>
              <w:pStyle w:val="Compact"/>
            </w:pPr>
            <w:r>
              <w:t>Auditierbarkeit</w:t>
            </w:r>
          </w:p>
        </w:tc>
        <w:tc>
          <w:tcPr>
            <w:tcW w:w="3960" w:type="dxa"/>
          </w:tcPr>
          <w:p w14:paraId="4D75B558" w14:textId="77777777" w:rsidR="004B3874" w:rsidRPr="001268DF" w:rsidRDefault="00000000">
            <w:pPr>
              <w:pStyle w:val="Compact"/>
              <w:rPr>
                <w:lang w:val="de-DE"/>
              </w:rPr>
            </w:pPr>
            <w:r w:rsidRPr="001268DF">
              <w:rPr>
                <w:lang w:val="de-DE"/>
              </w:rPr>
              <w:t>Jede Änderung an Rechten erzeugt einen Permission-Audit-Eintrag</w:t>
            </w:r>
          </w:p>
        </w:tc>
      </w:tr>
    </w:tbl>
    <w:p w14:paraId="147ED350" w14:textId="77777777" w:rsidR="004B3874" w:rsidRDefault="00000000">
      <w:pPr>
        <w:pStyle w:val="berschrift3"/>
      </w:pPr>
      <w:bookmarkStart w:id="76" w:name="abnahmekriterien-access-control"/>
      <w:bookmarkEnd w:id="75"/>
      <w:r>
        <w:t>22.5 Abnahmekriterien Access Control</w:t>
      </w:r>
    </w:p>
    <w:tbl>
      <w:tblPr>
        <w:tblStyle w:val="Table"/>
        <w:tblW w:w="5000" w:type="pct"/>
        <w:tblLayout w:type="fixed"/>
        <w:tblLook w:val="0020" w:firstRow="1" w:lastRow="0" w:firstColumn="0" w:lastColumn="0" w:noHBand="0" w:noVBand="0"/>
      </w:tblPr>
      <w:tblGrid>
        <w:gridCol w:w="4811"/>
        <w:gridCol w:w="4811"/>
      </w:tblGrid>
      <w:tr w:rsidR="004B3874" w14:paraId="0DD15790" w14:textId="77777777" w:rsidTr="004B3874">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7D65B3" w14:textId="77777777" w:rsidR="004B3874" w:rsidRDefault="00000000">
            <w:pPr>
              <w:pStyle w:val="Compact"/>
            </w:pPr>
            <w:r>
              <w:t>Kriterium</w:t>
            </w:r>
          </w:p>
        </w:tc>
        <w:tc>
          <w:tcPr>
            <w:tcW w:w="3960" w:type="dxa"/>
          </w:tcPr>
          <w:p w14:paraId="45B3625D" w14:textId="77777777" w:rsidR="004B3874" w:rsidRDefault="00000000">
            <w:pPr>
              <w:pStyle w:val="Compact"/>
            </w:pPr>
            <w:r>
              <w:t>Erwartung</w:t>
            </w:r>
          </w:p>
        </w:tc>
      </w:tr>
      <w:tr w:rsidR="004B3874" w:rsidRPr="001268DF" w14:paraId="3AFABD15" w14:textId="77777777">
        <w:tc>
          <w:tcPr>
            <w:tcW w:w="3960" w:type="dxa"/>
          </w:tcPr>
          <w:p w14:paraId="3318F79F" w14:textId="77777777" w:rsidR="004B3874" w:rsidRDefault="00000000">
            <w:pPr>
              <w:pStyle w:val="Compact"/>
            </w:pPr>
            <w:r>
              <w:t>Gruppenverwaltung</w:t>
            </w:r>
          </w:p>
        </w:tc>
        <w:tc>
          <w:tcPr>
            <w:tcW w:w="3960" w:type="dxa"/>
          </w:tcPr>
          <w:p w14:paraId="5FE04D1A" w14:textId="77777777" w:rsidR="004B3874" w:rsidRPr="001268DF" w:rsidRDefault="00000000">
            <w:pPr>
              <w:pStyle w:val="Compact"/>
              <w:rPr>
                <w:lang w:val="de-DE"/>
              </w:rPr>
            </w:pPr>
            <w:r w:rsidRPr="001268DF">
              <w:rPr>
                <w:lang w:val="de-DE"/>
              </w:rPr>
              <w:t>Admin kann Gruppen anlegen, ändern, deaktivieren und Nutzer zuordnen</w:t>
            </w:r>
          </w:p>
        </w:tc>
      </w:tr>
      <w:tr w:rsidR="004B3874" w:rsidRPr="001268DF" w14:paraId="004AEA02" w14:textId="77777777">
        <w:tc>
          <w:tcPr>
            <w:tcW w:w="3960" w:type="dxa"/>
          </w:tcPr>
          <w:p w14:paraId="403491EA" w14:textId="77777777" w:rsidR="004B3874" w:rsidRDefault="00000000">
            <w:pPr>
              <w:pStyle w:val="Compact"/>
            </w:pPr>
            <w:r>
              <w:t>Effektive Rechte</w:t>
            </w:r>
          </w:p>
        </w:tc>
        <w:tc>
          <w:tcPr>
            <w:tcW w:w="3960" w:type="dxa"/>
          </w:tcPr>
          <w:p w14:paraId="3BCE9C31" w14:textId="77777777" w:rsidR="004B3874" w:rsidRPr="001268DF" w:rsidRDefault="00000000">
            <w:pPr>
              <w:pStyle w:val="Compact"/>
              <w:rPr>
                <w:lang w:val="de-DE"/>
              </w:rPr>
            </w:pPr>
            <w:r w:rsidRPr="001268DF">
              <w:rPr>
                <w:lang w:val="de-DE"/>
              </w:rPr>
              <w:t>Kombinierte Gruppen ergeben reproduzierbar die erwarteten Rechte</w:t>
            </w:r>
          </w:p>
        </w:tc>
      </w:tr>
      <w:tr w:rsidR="004B3874" w:rsidRPr="001268DF" w14:paraId="53276FA5" w14:textId="77777777">
        <w:tc>
          <w:tcPr>
            <w:tcW w:w="3960" w:type="dxa"/>
          </w:tcPr>
          <w:p w14:paraId="54FFF8E9" w14:textId="77777777" w:rsidR="004B3874" w:rsidRDefault="00000000">
            <w:pPr>
              <w:pStyle w:val="Compact"/>
            </w:pPr>
            <w:r>
              <w:t>Scope-Prüfung</w:t>
            </w:r>
          </w:p>
        </w:tc>
        <w:tc>
          <w:tcPr>
            <w:tcW w:w="3960" w:type="dxa"/>
          </w:tcPr>
          <w:p w14:paraId="7AFCE699" w14:textId="77777777" w:rsidR="004B3874" w:rsidRPr="001268DF" w:rsidRDefault="00000000">
            <w:pPr>
              <w:pStyle w:val="Compact"/>
              <w:rPr>
                <w:lang w:val="de-DE"/>
              </w:rPr>
            </w:pPr>
            <w:r w:rsidRPr="001268DF">
              <w:rPr>
                <w:lang w:val="de-DE"/>
              </w:rPr>
              <w:t>Survey-/Partner-spezifische Gruppen greifen nur im erlaubten Kontext</w:t>
            </w:r>
          </w:p>
        </w:tc>
      </w:tr>
      <w:tr w:rsidR="004B3874" w:rsidRPr="001268DF" w14:paraId="194E5792" w14:textId="77777777">
        <w:tc>
          <w:tcPr>
            <w:tcW w:w="3960" w:type="dxa"/>
          </w:tcPr>
          <w:p w14:paraId="2AF2F4B8" w14:textId="77777777" w:rsidR="004B3874" w:rsidRDefault="00000000">
            <w:pPr>
              <w:pStyle w:val="Compact"/>
            </w:pPr>
            <w:r>
              <w:t>Overrides</w:t>
            </w:r>
          </w:p>
        </w:tc>
        <w:tc>
          <w:tcPr>
            <w:tcW w:w="3960" w:type="dxa"/>
          </w:tcPr>
          <w:p w14:paraId="45A30046" w14:textId="77777777" w:rsidR="004B3874" w:rsidRPr="001268DF" w:rsidRDefault="00000000">
            <w:pPr>
              <w:pStyle w:val="Compact"/>
              <w:rPr>
                <w:lang w:val="de-DE"/>
              </w:rPr>
            </w:pPr>
            <w:r w:rsidRPr="001268DF">
              <w:rPr>
                <w:lang w:val="de-DE"/>
              </w:rPr>
              <w:t>Nutzerbezogene Abweichungen wirken nachvollziehbar und auditierbar</w:t>
            </w:r>
          </w:p>
        </w:tc>
      </w:tr>
      <w:tr w:rsidR="004B3874" w:rsidRPr="001268DF" w14:paraId="3FF318D6" w14:textId="77777777">
        <w:tc>
          <w:tcPr>
            <w:tcW w:w="3960" w:type="dxa"/>
          </w:tcPr>
          <w:p w14:paraId="6D824338" w14:textId="77777777" w:rsidR="004B3874" w:rsidRDefault="00000000">
            <w:pPr>
              <w:pStyle w:val="Compact"/>
            </w:pPr>
            <w:r>
              <w:t>Endpoint-Schutz</w:t>
            </w:r>
          </w:p>
        </w:tc>
        <w:tc>
          <w:tcPr>
            <w:tcW w:w="3960" w:type="dxa"/>
          </w:tcPr>
          <w:p w14:paraId="3959AA9D" w14:textId="77777777" w:rsidR="004B3874" w:rsidRPr="001268DF" w:rsidRDefault="00000000">
            <w:pPr>
              <w:pStyle w:val="Compact"/>
              <w:rPr>
                <w:lang w:val="de-DE"/>
              </w:rPr>
            </w:pPr>
            <w:r w:rsidRPr="001268DF">
              <w:rPr>
                <w:lang w:val="de-DE"/>
              </w:rPr>
              <w:t xml:space="preserve">API lehnt fehlende Berechtigungen mit </w:t>
            </w:r>
            <w:r w:rsidRPr="001268DF">
              <w:rPr>
                <w:lang w:val="de-DE"/>
              </w:rPr>
              <w:lastRenderedPageBreak/>
              <w:t>eindeutigem Fehler ab</w:t>
            </w:r>
          </w:p>
        </w:tc>
      </w:tr>
      <w:tr w:rsidR="004B3874" w:rsidRPr="001268DF" w14:paraId="0DD9EEE2" w14:textId="77777777">
        <w:tc>
          <w:tcPr>
            <w:tcW w:w="3960" w:type="dxa"/>
          </w:tcPr>
          <w:p w14:paraId="6C0C8E60" w14:textId="77777777" w:rsidR="004B3874" w:rsidRDefault="00000000">
            <w:pPr>
              <w:pStyle w:val="Compact"/>
            </w:pPr>
            <w:r>
              <w:lastRenderedPageBreak/>
              <w:t>UI-Gating</w:t>
            </w:r>
          </w:p>
        </w:tc>
        <w:tc>
          <w:tcPr>
            <w:tcW w:w="3960" w:type="dxa"/>
          </w:tcPr>
          <w:p w14:paraId="38BEE167" w14:textId="77777777" w:rsidR="004B3874" w:rsidRPr="001268DF" w:rsidRDefault="00000000">
            <w:pPr>
              <w:pStyle w:val="Compact"/>
              <w:rPr>
                <w:lang w:val="de-DE"/>
              </w:rPr>
            </w:pPr>
            <w:r w:rsidRPr="001268DF">
              <w:rPr>
                <w:lang w:val="de-DE"/>
              </w:rPr>
              <w:t>Frontend zeigt nicht verfügbare Funktionen nicht als aktive Aktionen an</w:t>
            </w:r>
          </w:p>
        </w:tc>
      </w:tr>
      <w:tr w:rsidR="004B3874" w:rsidRPr="001268DF" w14:paraId="2BB72BB4" w14:textId="77777777">
        <w:tc>
          <w:tcPr>
            <w:tcW w:w="3960" w:type="dxa"/>
          </w:tcPr>
          <w:p w14:paraId="7CAE0BFF" w14:textId="77777777" w:rsidR="004B3874" w:rsidRDefault="00000000">
            <w:pPr>
              <w:pStyle w:val="Compact"/>
            </w:pPr>
            <w:r>
              <w:t>Audit</w:t>
            </w:r>
          </w:p>
        </w:tc>
        <w:tc>
          <w:tcPr>
            <w:tcW w:w="3960" w:type="dxa"/>
          </w:tcPr>
          <w:p w14:paraId="3C0F22CF" w14:textId="77777777" w:rsidR="004B3874" w:rsidRPr="001268DF" w:rsidRDefault="00000000">
            <w:pPr>
              <w:pStyle w:val="Compact"/>
              <w:rPr>
                <w:lang w:val="de-DE"/>
              </w:rPr>
            </w:pPr>
            <w:r w:rsidRPr="001268DF">
              <w:rPr>
                <w:lang w:val="de-DE"/>
              </w:rPr>
              <w:t>Rechteänderungen enthalten Akteur, Ziel, Änderung und Zeitpunkt</w:t>
            </w:r>
          </w:p>
        </w:tc>
      </w:tr>
      <w:bookmarkEnd w:id="0"/>
      <w:bookmarkEnd w:id="71"/>
      <w:bookmarkEnd w:id="76"/>
    </w:tbl>
    <w:p w14:paraId="2D145D53" w14:textId="77777777" w:rsidR="003C65E8" w:rsidRPr="001268DF" w:rsidRDefault="003C65E8">
      <w:pPr>
        <w:rPr>
          <w:lang w:val="de-DE"/>
        </w:rPr>
      </w:pPr>
    </w:p>
    <w:sectPr w:rsidR="003C65E8" w:rsidRPr="001268DF">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3A16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6C39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2164246">
    <w:abstractNumId w:val="0"/>
  </w:num>
  <w:num w:numId="2" w16cid:durableId="905142321">
    <w:abstractNumId w:val="1"/>
  </w:num>
  <w:num w:numId="3" w16cid:durableId="2046055745">
    <w:abstractNumId w:val="1"/>
  </w:num>
  <w:num w:numId="4" w16cid:durableId="4160240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Günther">
    <w15:presenceInfo w15:providerId="AD" w15:userId="S::cg@digifort.info::807d2593-22f3-464e-bc99-2d45009ad1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ocumentProtection w:edit="trackedChanges" w:enforcement="1"/>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3874"/>
    <w:rsid w:val="001268DF"/>
    <w:rsid w:val="003C65E8"/>
    <w:rsid w:val="004B3874"/>
    <w:rsid w:val="0075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6AAB"/>
  <w15:docId w15:val="{D8A988EC-9BF2-40B7-BAA3-8B86B703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erarbeitung">
    <w:name w:val="Revision"/>
    <w:hidden/>
    <w:rsid w:val="001268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7054</Words>
  <Characters>44447</Characters>
  <Application>Microsoft Office Word</Application>
  <DocSecurity>0</DocSecurity>
  <Lines>370</Lines>
  <Paragraphs>102</Paragraphs>
  <ScaleCrop>false</ScaleCrop>
  <Company/>
  <LinksUpToDate>false</LinksUpToDate>
  <CharactersWithSpaces>51399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Christopher Günther</cp:lastModifiedBy>
  <cp:revision>2</cp:revision>
  <dcterms:created xsi:type="dcterms:W3CDTF">2026-07-15T09:14:00Z</dcterms:created>
  <dcterms:modified xsi:type="dcterms:W3CDTF">2026-07-15T09:29:00Z</dcterms:modified>
</cp:coreProperties>
</file>