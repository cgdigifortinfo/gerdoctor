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444C" w14:textId="77777777" w:rsidR="008E65BF" w:rsidRPr="00AE6E6A" w:rsidRDefault="00000000">
      <w:pPr>
        <w:pStyle w:val="berschrift1"/>
      </w:pPr>
      <w:bookmarkStart w:id="0" w:name="lastenheft"/>
      <w:r w:rsidRPr="00AE6E6A">
        <w:t>Lastenheft</w:t>
      </w:r>
    </w:p>
    <w:p w14:paraId="454CE7B5" w14:textId="77777777" w:rsidR="008E65BF" w:rsidRPr="00AE6E6A" w:rsidRDefault="00000000">
      <w:pPr>
        <w:pStyle w:val="berschrift2"/>
      </w:pPr>
      <w:bookmarkStart w:id="1" w:name="deckblatt"/>
      <w:r w:rsidRPr="00AE6E6A">
        <w:t>Deckblatt</w:t>
      </w:r>
    </w:p>
    <w:tbl>
      <w:tblPr>
        <w:tblStyle w:val="Table"/>
        <w:tblW w:w="5000" w:type="pct"/>
        <w:tblLayout w:type="fixed"/>
        <w:tblLook w:val="0020" w:firstRow="1" w:lastRow="0" w:firstColumn="0" w:lastColumn="0" w:noHBand="0" w:noVBand="0"/>
      </w:tblPr>
      <w:tblGrid>
        <w:gridCol w:w="4811"/>
        <w:gridCol w:w="4811"/>
      </w:tblGrid>
      <w:tr w:rsidR="008E65BF" w:rsidRPr="00AE6E6A" w14:paraId="0658107E"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61EB43" w14:textId="77777777" w:rsidR="008E65BF" w:rsidRPr="00AE6E6A" w:rsidRDefault="00000000">
            <w:pPr>
              <w:pStyle w:val="Compact"/>
            </w:pPr>
            <w:r w:rsidRPr="00AE6E6A">
              <w:t>Feld</w:t>
            </w:r>
          </w:p>
        </w:tc>
        <w:tc>
          <w:tcPr>
            <w:tcW w:w="3960" w:type="dxa"/>
          </w:tcPr>
          <w:p w14:paraId="718B4161" w14:textId="77777777" w:rsidR="008E65BF" w:rsidRPr="00AE6E6A" w:rsidRDefault="00000000">
            <w:pPr>
              <w:pStyle w:val="Compact"/>
            </w:pPr>
            <w:r w:rsidRPr="00AE6E6A">
              <w:t>Inhalt</w:t>
            </w:r>
          </w:p>
        </w:tc>
      </w:tr>
      <w:tr w:rsidR="008E65BF" w:rsidRPr="00AE6E6A" w14:paraId="65464C53" w14:textId="77777777">
        <w:tc>
          <w:tcPr>
            <w:tcW w:w="3960" w:type="dxa"/>
          </w:tcPr>
          <w:p w14:paraId="7B7D54C3" w14:textId="77777777" w:rsidR="008E65BF" w:rsidRPr="00AE6E6A" w:rsidRDefault="00000000">
            <w:pPr>
              <w:pStyle w:val="Compact"/>
            </w:pPr>
            <w:r w:rsidRPr="00AE6E6A">
              <w:t>Projekt</w:t>
            </w:r>
          </w:p>
        </w:tc>
        <w:tc>
          <w:tcPr>
            <w:tcW w:w="3960" w:type="dxa"/>
          </w:tcPr>
          <w:p w14:paraId="1229B660" w14:textId="7190A2B0" w:rsidR="008E65BF" w:rsidRPr="00AE6E6A" w:rsidRDefault="00000000">
            <w:pPr>
              <w:pStyle w:val="Compact"/>
            </w:pPr>
            <w:del w:id="2" w:author="Christopher Günther" w:date="2026-07-14T14:00:00Z" w16du:dateUtc="2026-07-14T12:00:00Z">
              <w:r w:rsidRPr="00AE6E6A" w:rsidDel="00980B5C">
                <w:delText xml:space="preserve">GERdoctor / </w:delText>
              </w:r>
            </w:del>
            <w:r w:rsidRPr="00AE6E6A">
              <w:t>IHCA Multi-Survey-Plattform</w:t>
            </w:r>
            <w:r w:rsidR="00980B5C" w:rsidRPr="00AE6E6A">
              <w:t xml:space="preserve"> </w:t>
            </w:r>
            <w:del w:id="3" w:author="Christopher Günther" w:date="2026-07-14T14:00:00Z" w16du:dateUtc="2026-07-14T12:00:00Z">
              <w:r w:rsidR="00980B5C" w:rsidRPr="00AE6E6A" w:rsidDel="00980B5C">
                <w:delText xml:space="preserve">test2 </w:delText>
              </w:r>
            </w:del>
          </w:p>
        </w:tc>
      </w:tr>
      <w:tr w:rsidR="008E65BF" w:rsidRPr="00AE6E6A" w14:paraId="2704D23F" w14:textId="77777777">
        <w:tc>
          <w:tcPr>
            <w:tcW w:w="3960" w:type="dxa"/>
          </w:tcPr>
          <w:p w14:paraId="54EB08FB" w14:textId="77777777" w:rsidR="008E65BF" w:rsidRPr="00AE6E6A" w:rsidRDefault="00000000">
            <w:pPr>
              <w:pStyle w:val="Compact"/>
            </w:pPr>
            <w:r w:rsidRPr="00AE6E6A">
              <w:t>Dokument</w:t>
            </w:r>
          </w:p>
        </w:tc>
        <w:tc>
          <w:tcPr>
            <w:tcW w:w="3960" w:type="dxa"/>
          </w:tcPr>
          <w:p w14:paraId="57C4768D" w14:textId="77777777" w:rsidR="008E65BF" w:rsidRPr="00AE6E6A" w:rsidRDefault="00000000">
            <w:pPr>
              <w:pStyle w:val="Compact"/>
            </w:pPr>
            <w:r w:rsidRPr="00AE6E6A">
              <w:t>Lastenheft</w:t>
            </w:r>
          </w:p>
        </w:tc>
      </w:tr>
      <w:tr w:rsidR="008E65BF" w:rsidRPr="00AE6E6A" w14:paraId="5EE9769C" w14:textId="77777777">
        <w:tc>
          <w:tcPr>
            <w:tcW w:w="3960" w:type="dxa"/>
          </w:tcPr>
          <w:p w14:paraId="7F027840" w14:textId="77777777" w:rsidR="008E65BF" w:rsidRPr="00AE6E6A" w:rsidRDefault="00000000">
            <w:pPr>
              <w:pStyle w:val="Compact"/>
            </w:pPr>
            <w:r w:rsidRPr="00AE6E6A">
              <w:t>Stand</w:t>
            </w:r>
          </w:p>
        </w:tc>
        <w:tc>
          <w:tcPr>
            <w:tcW w:w="3960" w:type="dxa"/>
          </w:tcPr>
          <w:p w14:paraId="1CCC2663" w14:textId="77777777" w:rsidR="008E65BF" w:rsidRPr="00AE6E6A" w:rsidRDefault="00000000">
            <w:pPr>
              <w:pStyle w:val="Compact"/>
            </w:pPr>
            <w:r w:rsidRPr="00AE6E6A">
              <w:t>2026-07-14</w:t>
            </w:r>
          </w:p>
        </w:tc>
      </w:tr>
      <w:tr w:rsidR="008E65BF" w:rsidRPr="00AE6E6A" w14:paraId="37318D29" w14:textId="77777777">
        <w:tc>
          <w:tcPr>
            <w:tcW w:w="3960" w:type="dxa"/>
          </w:tcPr>
          <w:p w14:paraId="3D7825EC" w14:textId="77777777" w:rsidR="008E65BF" w:rsidRPr="00AE6E6A" w:rsidRDefault="00000000">
            <w:pPr>
              <w:pStyle w:val="Compact"/>
            </w:pPr>
            <w:r w:rsidRPr="00AE6E6A">
              <w:t>Status</w:t>
            </w:r>
          </w:p>
        </w:tc>
        <w:tc>
          <w:tcPr>
            <w:tcW w:w="3960" w:type="dxa"/>
          </w:tcPr>
          <w:p w14:paraId="4553B41D" w14:textId="77777777" w:rsidR="008E65BF" w:rsidRPr="00AE6E6A" w:rsidRDefault="00000000">
            <w:pPr>
              <w:pStyle w:val="Compact"/>
            </w:pPr>
            <w:r w:rsidRPr="00AE6E6A">
              <w:t>Entwurf auf Basis des aktuellen lokalen Projektstands</w:t>
            </w:r>
          </w:p>
        </w:tc>
      </w:tr>
      <w:tr w:rsidR="008E65BF" w:rsidRPr="00AE6E6A" w14:paraId="0315A28B" w14:textId="77777777">
        <w:tc>
          <w:tcPr>
            <w:tcW w:w="3960" w:type="dxa"/>
          </w:tcPr>
          <w:p w14:paraId="03012275" w14:textId="77777777" w:rsidR="008E65BF" w:rsidRPr="00AE6E6A" w:rsidRDefault="00000000">
            <w:pPr>
              <w:pStyle w:val="Compact"/>
            </w:pPr>
            <w:r w:rsidRPr="00AE6E6A">
              <w:t>Zweck</w:t>
            </w:r>
          </w:p>
        </w:tc>
        <w:tc>
          <w:tcPr>
            <w:tcW w:w="3960" w:type="dxa"/>
          </w:tcPr>
          <w:p w14:paraId="5D939DB2" w14:textId="77777777" w:rsidR="008E65BF" w:rsidRPr="00AE6E6A" w:rsidRDefault="00000000">
            <w:pPr>
              <w:pStyle w:val="Compact"/>
            </w:pPr>
            <w:r w:rsidRPr="00AE6E6A">
              <w:t>Beschreibung der fachlichen Anforderungen an eine generische Survey-/</w:t>
            </w:r>
            <w:proofErr w:type="spellStart"/>
            <w:r w:rsidRPr="00AE6E6A">
              <w:t>Step</w:t>
            </w:r>
            <w:proofErr w:type="spellEnd"/>
            <w:r w:rsidRPr="00AE6E6A">
              <w:t>-Plattform</w:t>
            </w:r>
          </w:p>
        </w:tc>
      </w:tr>
      <w:tr w:rsidR="008E65BF" w:rsidRPr="00AE6E6A" w14:paraId="15317823" w14:textId="77777777">
        <w:tc>
          <w:tcPr>
            <w:tcW w:w="3960" w:type="dxa"/>
          </w:tcPr>
          <w:p w14:paraId="70094FB0" w14:textId="77777777" w:rsidR="008E65BF" w:rsidRPr="00AE6E6A" w:rsidRDefault="00000000">
            <w:pPr>
              <w:pStyle w:val="Compact"/>
            </w:pPr>
            <w:r w:rsidRPr="00AE6E6A">
              <w:t>Beispielszenarien</w:t>
            </w:r>
          </w:p>
        </w:tc>
        <w:tc>
          <w:tcPr>
            <w:tcW w:w="3960" w:type="dxa"/>
          </w:tcPr>
          <w:p w14:paraId="3042FEB0" w14:textId="77777777" w:rsidR="008E65BF" w:rsidRPr="00AE6E6A" w:rsidRDefault="00000000">
            <w:pPr>
              <w:pStyle w:val="Compact"/>
            </w:pPr>
            <w:r w:rsidRPr="00AE6E6A">
              <w:t>Ärzte-Survey und Pflege-Survey als Referenzkonfigurationen</w:t>
            </w:r>
          </w:p>
        </w:tc>
      </w:tr>
      <w:tr w:rsidR="008E65BF" w:rsidRPr="00AE6E6A" w14:paraId="40953DCE" w14:textId="77777777">
        <w:tc>
          <w:tcPr>
            <w:tcW w:w="3960" w:type="dxa"/>
          </w:tcPr>
          <w:p w14:paraId="25DA9428" w14:textId="77777777" w:rsidR="008E65BF" w:rsidRPr="00AE6E6A" w:rsidRDefault="00000000">
            <w:pPr>
              <w:pStyle w:val="Compact"/>
            </w:pPr>
            <w:r w:rsidRPr="00AE6E6A">
              <w:t>Auftraggeber</w:t>
            </w:r>
          </w:p>
        </w:tc>
        <w:tc>
          <w:tcPr>
            <w:tcW w:w="3960" w:type="dxa"/>
          </w:tcPr>
          <w:p w14:paraId="4D729A46" w14:textId="77777777" w:rsidR="008E65BF" w:rsidRPr="00AE6E6A" w:rsidRDefault="00000000">
            <w:pPr>
              <w:pStyle w:val="Compact"/>
            </w:pPr>
            <w:r w:rsidRPr="00AE6E6A">
              <w:t>Noch zu ergänzen</w:t>
            </w:r>
          </w:p>
        </w:tc>
      </w:tr>
      <w:tr w:rsidR="008E65BF" w:rsidRPr="00AE6E6A" w14:paraId="6198A2EC" w14:textId="77777777">
        <w:tc>
          <w:tcPr>
            <w:tcW w:w="3960" w:type="dxa"/>
          </w:tcPr>
          <w:p w14:paraId="3870E187" w14:textId="77777777" w:rsidR="008E65BF" w:rsidRPr="00AE6E6A" w:rsidRDefault="00000000">
            <w:pPr>
              <w:pStyle w:val="Compact"/>
            </w:pPr>
            <w:r w:rsidRPr="00AE6E6A">
              <w:t>Ansprechpartner</w:t>
            </w:r>
          </w:p>
        </w:tc>
        <w:tc>
          <w:tcPr>
            <w:tcW w:w="3960" w:type="dxa"/>
          </w:tcPr>
          <w:p w14:paraId="5D88BBC7" w14:textId="77777777" w:rsidR="008E65BF" w:rsidRPr="00AE6E6A" w:rsidRDefault="00000000">
            <w:pPr>
              <w:pStyle w:val="Compact"/>
            </w:pPr>
            <w:r w:rsidRPr="00AE6E6A">
              <w:t>Noch zu ergänzen</w:t>
            </w:r>
          </w:p>
        </w:tc>
      </w:tr>
      <w:tr w:rsidR="008E65BF" w:rsidRPr="00AE6E6A" w14:paraId="4361685A" w14:textId="77777777">
        <w:tc>
          <w:tcPr>
            <w:tcW w:w="3960" w:type="dxa"/>
          </w:tcPr>
          <w:p w14:paraId="37AF2B93" w14:textId="77777777" w:rsidR="008E65BF" w:rsidRPr="00AE6E6A" w:rsidRDefault="00000000">
            <w:pPr>
              <w:pStyle w:val="Compact"/>
            </w:pPr>
            <w:r w:rsidRPr="00AE6E6A">
              <w:t>Vertraulichkeit</w:t>
            </w:r>
          </w:p>
        </w:tc>
        <w:tc>
          <w:tcPr>
            <w:tcW w:w="3960" w:type="dxa"/>
          </w:tcPr>
          <w:p w14:paraId="56277932" w14:textId="77777777" w:rsidR="008E65BF" w:rsidRPr="00AE6E6A" w:rsidRDefault="00000000">
            <w:pPr>
              <w:pStyle w:val="Compact"/>
            </w:pPr>
            <w:r w:rsidRPr="00AE6E6A">
              <w:t>Ausschreibungsunterlage, Verteilung gemäß Vergabeverfahren</w:t>
            </w:r>
          </w:p>
        </w:tc>
      </w:tr>
    </w:tbl>
    <w:p w14:paraId="0AED21D6" w14:textId="77777777" w:rsidR="008E65BF" w:rsidRPr="00AE6E6A" w:rsidRDefault="00000000">
      <w:pPr>
        <w:pStyle w:val="berschrift2"/>
      </w:pPr>
      <w:bookmarkStart w:id="4" w:name="inhaltsverzeichnis"/>
      <w:bookmarkEnd w:id="1"/>
      <w:r w:rsidRPr="00AE6E6A">
        <w:t>Inhaltsverzeichnis</w:t>
      </w:r>
    </w:p>
    <w:p w14:paraId="4637B9C0" w14:textId="77777777" w:rsidR="008E65BF" w:rsidRPr="00AE6E6A" w:rsidRDefault="008E65BF">
      <w:pPr>
        <w:pStyle w:val="Compact"/>
        <w:numPr>
          <w:ilvl w:val="0"/>
          <w:numId w:val="2"/>
        </w:numPr>
      </w:pPr>
      <w:hyperlink w:anchor="X35c653d7e24cecd29b763cc71f4c32cb09846d5">
        <w:r w:rsidRPr="00AE6E6A">
          <w:rPr>
            <w:rStyle w:val="Hyperlink"/>
          </w:rPr>
          <w:t>1. Zielbestimmung</w:t>
        </w:r>
      </w:hyperlink>
    </w:p>
    <w:p w14:paraId="62DDDEA1" w14:textId="77777777" w:rsidR="008E65BF" w:rsidRPr="00AE6E6A" w:rsidRDefault="008E65BF">
      <w:pPr>
        <w:pStyle w:val="Compact"/>
        <w:numPr>
          <w:ilvl w:val="0"/>
          <w:numId w:val="2"/>
        </w:numPr>
      </w:pPr>
      <w:hyperlink w:anchor="Xc0d320d8a575b2163cb7e69b8a9229f3ea98989">
        <w:r w:rsidRPr="00AE6E6A">
          <w:rPr>
            <w:rStyle w:val="Hyperlink"/>
          </w:rPr>
          <w:t>2. Ausgangssituation</w:t>
        </w:r>
      </w:hyperlink>
    </w:p>
    <w:p w14:paraId="74B2A532" w14:textId="77777777" w:rsidR="008E65BF" w:rsidRPr="00AE6E6A" w:rsidRDefault="008E65BF">
      <w:pPr>
        <w:pStyle w:val="Compact"/>
        <w:numPr>
          <w:ilvl w:val="0"/>
          <w:numId w:val="2"/>
        </w:numPr>
      </w:pPr>
      <w:hyperlink w:anchor="X3d69d449ebffdb2c73f865aa34179bd3e833457">
        <w:r w:rsidRPr="00AE6E6A">
          <w:rPr>
            <w:rStyle w:val="Hyperlink"/>
          </w:rPr>
          <w:t>3. Stakeholder und Rollen</w:t>
        </w:r>
      </w:hyperlink>
    </w:p>
    <w:p w14:paraId="04785FC9" w14:textId="77777777" w:rsidR="008E65BF" w:rsidRPr="00AE6E6A" w:rsidRDefault="008E65BF">
      <w:pPr>
        <w:pStyle w:val="Compact"/>
        <w:numPr>
          <w:ilvl w:val="0"/>
          <w:numId w:val="2"/>
        </w:numPr>
      </w:pPr>
      <w:hyperlink w:anchor="Xe41b9acbdbd9c32465cc01c42d39e1820358fe7">
        <w:r w:rsidRPr="00AE6E6A">
          <w:rPr>
            <w:rStyle w:val="Hyperlink"/>
          </w:rPr>
          <w:t>4. Produktumfang</w:t>
        </w:r>
      </w:hyperlink>
    </w:p>
    <w:p w14:paraId="18FF55CC" w14:textId="77777777" w:rsidR="008E65BF" w:rsidRPr="00AE6E6A" w:rsidRDefault="008E65BF">
      <w:pPr>
        <w:pStyle w:val="Compact"/>
        <w:numPr>
          <w:ilvl w:val="0"/>
          <w:numId w:val="2"/>
        </w:numPr>
      </w:pPr>
      <w:hyperlink w:anchor="X3ea8d03b3508fd0f75c37e14d6647a7676b0ffa">
        <w:r w:rsidRPr="00AE6E6A">
          <w:rPr>
            <w:rStyle w:val="Hyperlink"/>
          </w:rPr>
          <w:t>5. Muss-Anforderungen</w:t>
        </w:r>
      </w:hyperlink>
    </w:p>
    <w:p w14:paraId="168B3A4B" w14:textId="77777777" w:rsidR="008E65BF" w:rsidRPr="00AE6E6A" w:rsidRDefault="008E65BF">
      <w:pPr>
        <w:pStyle w:val="Compact"/>
        <w:numPr>
          <w:ilvl w:val="0"/>
          <w:numId w:val="2"/>
        </w:numPr>
      </w:pPr>
      <w:hyperlink w:anchor="X62a52a810387f55aab7dd5f4a6bedbc5857f197">
        <w:r w:rsidRPr="00AE6E6A">
          <w:rPr>
            <w:rStyle w:val="Hyperlink"/>
          </w:rPr>
          <w:t>6. Soll-Anforderungen</w:t>
        </w:r>
      </w:hyperlink>
    </w:p>
    <w:p w14:paraId="76481826" w14:textId="77777777" w:rsidR="008E65BF" w:rsidRPr="00AE6E6A" w:rsidRDefault="008E65BF">
      <w:pPr>
        <w:pStyle w:val="Compact"/>
        <w:numPr>
          <w:ilvl w:val="0"/>
          <w:numId w:val="2"/>
        </w:numPr>
      </w:pPr>
      <w:hyperlink w:anchor="Xecd7b278b12df0916fa7cd4c84c7a0012a9f773">
        <w:r w:rsidRPr="00AE6E6A">
          <w:rPr>
            <w:rStyle w:val="Hyperlink"/>
          </w:rPr>
          <w:t>7. Kann-Anforderungen</w:t>
        </w:r>
      </w:hyperlink>
    </w:p>
    <w:p w14:paraId="46D35FE4" w14:textId="77777777" w:rsidR="008E65BF" w:rsidRPr="00AE6E6A" w:rsidRDefault="008E65BF">
      <w:pPr>
        <w:pStyle w:val="Compact"/>
        <w:numPr>
          <w:ilvl w:val="0"/>
          <w:numId w:val="2"/>
        </w:numPr>
      </w:pPr>
      <w:hyperlink w:anchor="Xe38f8fc6bbf19cab3b307d6096288401abeabd8">
        <w:r w:rsidRPr="00AE6E6A">
          <w:rPr>
            <w:rStyle w:val="Hyperlink"/>
          </w:rPr>
          <w:t>8. Nicht-Ziele</w:t>
        </w:r>
      </w:hyperlink>
    </w:p>
    <w:p w14:paraId="361291DC" w14:textId="77777777" w:rsidR="008E65BF" w:rsidRPr="00AE6E6A" w:rsidRDefault="008E65BF">
      <w:pPr>
        <w:pStyle w:val="Compact"/>
        <w:numPr>
          <w:ilvl w:val="0"/>
          <w:numId w:val="2"/>
        </w:numPr>
      </w:pPr>
      <w:hyperlink w:anchor="Xed8b9c3eee4bfa7a788a35c0282c3301da7c93c">
        <w:r w:rsidRPr="00AE6E6A">
          <w:rPr>
            <w:rStyle w:val="Hyperlink"/>
          </w:rPr>
          <w:t>9. Rahmenbedingungen</w:t>
        </w:r>
      </w:hyperlink>
    </w:p>
    <w:p w14:paraId="01726B35" w14:textId="77777777" w:rsidR="008E65BF" w:rsidRPr="00AE6E6A" w:rsidRDefault="008E65BF">
      <w:pPr>
        <w:pStyle w:val="Compact"/>
        <w:numPr>
          <w:ilvl w:val="0"/>
          <w:numId w:val="2"/>
        </w:numPr>
      </w:pPr>
      <w:hyperlink w:anchor="X53764d8f39af2ef63c8656e333b80347140eb4f">
        <w:r w:rsidRPr="00AE6E6A">
          <w:rPr>
            <w:rStyle w:val="Hyperlink"/>
          </w:rPr>
          <w:t>10. Datenschutz und Sicherheit</w:t>
        </w:r>
      </w:hyperlink>
    </w:p>
    <w:p w14:paraId="1D879245" w14:textId="77777777" w:rsidR="008E65BF" w:rsidRPr="00AE6E6A" w:rsidRDefault="008E65BF">
      <w:pPr>
        <w:pStyle w:val="Compact"/>
        <w:numPr>
          <w:ilvl w:val="0"/>
          <w:numId w:val="2"/>
        </w:numPr>
      </w:pPr>
      <w:hyperlink w:anchor="X98a9714e2a70d02b02e429eb096c1d1b1d0f330">
        <w:r w:rsidRPr="00AE6E6A">
          <w:rPr>
            <w:rStyle w:val="Hyperlink"/>
          </w:rPr>
          <w:t>11. Abnahmekriterien</w:t>
        </w:r>
      </w:hyperlink>
    </w:p>
    <w:p w14:paraId="75031584" w14:textId="77777777" w:rsidR="008E65BF" w:rsidRPr="00AE6E6A" w:rsidRDefault="008E65BF">
      <w:pPr>
        <w:pStyle w:val="Compact"/>
        <w:numPr>
          <w:ilvl w:val="0"/>
          <w:numId w:val="2"/>
        </w:numPr>
      </w:pPr>
      <w:hyperlink w:anchor="X86761656d96199a1a55ba1b28f403ebc3f3ddb0">
        <w:r w:rsidRPr="00AE6E6A">
          <w:rPr>
            <w:rStyle w:val="Hyperlink"/>
          </w:rPr>
          <w:t>12. Prozessübersicht</w:t>
        </w:r>
      </w:hyperlink>
    </w:p>
    <w:p w14:paraId="125D53FE" w14:textId="77777777" w:rsidR="008E65BF" w:rsidRPr="00AE6E6A" w:rsidRDefault="008E65BF">
      <w:pPr>
        <w:pStyle w:val="Compact"/>
        <w:numPr>
          <w:ilvl w:val="0"/>
          <w:numId w:val="2"/>
        </w:numPr>
      </w:pPr>
      <w:hyperlink w:anchor="Xdbc1634993dc0d6a3db8f0516ed989ecf5cb9b2">
        <w:r w:rsidRPr="00AE6E6A">
          <w:rPr>
            <w:rStyle w:val="Hyperlink"/>
          </w:rPr>
          <w:t>13. Formale Angaben für Ausschreibungen</w:t>
        </w:r>
      </w:hyperlink>
    </w:p>
    <w:p w14:paraId="216BE9DA" w14:textId="77777777" w:rsidR="008E65BF" w:rsidRPr="00AE6E6A" w:rsidRDefault="008E65BF">
      <w:pPr>
        <w:pStyle w:val="Compact"/>
        <w:numPr>
          <w:ilvl w:val="0"/>
          <w:numId w:val="2"/>
        </w:numPr>
      </w:pPr>
      <w:hyperlink w:anchor="X7a16a5845b06fc8940f45586f2d45d9e2d53646">
        <w:r w:rsidRPr="00AE6E6A">
          <w:rPr>
            <w:rStyle w:val="Hyperlink"/>
          </w:rPr>
          <w:t>14. Glossar</w:t>
        </w:r>
      </w:hyperlink>
    </w:p>
    <w:p w14:paraId="43F71AF9" w14:textId="77777777" w:rsidR="008E65BF" w:rsidRPr="00AE6E6A" w:rsidRDefault="008E65BF">
      <w:pPr>
        <w:pStyle w:val="Compact"/>
        <w:numPr>
          <w:ilvl w:val="0"/>
          <w:numId w:val="2"/>
        </w:numPr>
      </w:pPr>
      <w:hyperlink w:anchor="Xf2d49db727a3bd41a7a06b35f6392790786311c">
        <w:r w:rsidRPr="00AE6E6A">
          <w:rPr>
            <w:rStyle w:val="Hyperlink"/>
          </w:rPr>
          <w:t>15. Anforderungskatalog</w:t>
        </w:r>
      </w:hyperlink>
    </w:p>
    <w:p w14:paraId="79D2A6EF" w14:textId="77777777" w:rsidR="008E65BF" w:rsidRPr="00AE6E6A" w:rsidRDefault="008E65BF">
      <w:pPr>
        <w:pStyle w:val="Compact"/>
        <w:numPr>
          <w:ilvl w:val="0"/>
          <w:numId w:val="2"/>
        </w:numPr>
      </w:pPr>
      <w:hyperlink w:anchor="X979899d36c502a9d2195d02778868a3642e80d3">
        <w:r w:rsidRPr="00AE6E6A">
          <w:rPr>
            <w:rStyle w:val="Hyperlink"/>
          </w:rPr>
          <w:t>16. Nichtfunktionale Anforderungen</w:t>
        </w:r>
      </w:hyperlink>
    </w:p>
    <w:p w14:paraId="215B0EEB" w14:textId="77777777" w:rsidR="008E65BF" w:rsidRPr="00AE6E6A" w:rsidRDefault="008E65BF">
      <w:pPr>
        <w:pStyle w:val="Compact"/>
        <w:numPr>
          <w:ilvl w:val="0"/>
          <w:numId w:val="2"/>
        </w:numPr>
      </w:pPr>
      <w:hyperlink w:anchor="Xec7730a7bc8fae90ec8baa84ecb22fab305838d">
        <w:r w:rsidRPr="00AE6E6A">
          <w:rPr>
            <w:rStyle w:val="Hyperlink"/>
          </w:rPr>
          <w:t>17. Datenschutz, Sicherheit und Compliance</w:t>
        </w:r>
      </w:hyperlink>
    </w:p>
    <w:p w14:paraId="3D581D05" w14:textId="77777777" w:rsidR="008E65BF" w:rsidRPr="00AE6E6A" w:rsidRDefault="008E65BF">
      <w:pPr>
        <w:pStyle w:val="Compact"/>
        <w:numPr>
          <w:ilvl w:val="0"/>
          <w:numId w:val="2"/>
        </w:numPr>
      </w:pPr>
      <w:hyperlink w:anchor="X2ce976a92a3058e7d844fd821d44004cc5df310">
        <w:r w:rsidRPr="00AE6E6A">
          <w:rPr>
            <w:rStyle w:val="Hyperlink"/>
          </w:rPr>
          <w:t>18. Liefergegenstände und Mitwirkung</w:t>
        </w:r>
      </w:hyperlink>
    </w:p>
    <w:p w14:paraId="785E25E0" w14:textId="77777777" w:rsidR="008E65BF" w:rsidRPr="00AE6E6A" w:rsidRDefault="008E65BF">
      <w:pPr>
        <w:pStyle w:val="Compact"/>
        <w:numPr>
          <w:ilvl w:val="0"/>
          <w:numId w:val="2"/>
        </w:numPr>
      </w:pPr>
      <w:hyperlink w:anchor="Xc188c9d79df70044d4b9ac5d26ead051fe9cbe5">
        <w:r w:rsidRPr="00AE6E6A">
          <w:rPr>
            <w:rStyle w:val="Hyperlink"/>
          </w:rPr>
          <w:t>19. Abnahme, Nachweise und Bewertung</w:t>
        </w:r>
      </w:hyperlink>
    </w:p>
    <w:p w14:paraId="4EDFF324" w14:textId="77777777" w:rsidR="008E65BF" w:rsidRPr="00AE6E6A" w:rsidRDefault="008E65BF">
      <w:pPr>
        <w:pStyle w:val="Compact"/>
        <w:numPr>
          <w:ilvl w:val="0"/>
          <w:numId w:val="2"/>
        </w:numPr>
      </w:pPr>
      <w:hyperlink w:anchor="Xb4f77097d389bf8525f8e72938bb5e7e4d5e63f">
        <w:r w:rsidRPr="00AE6E6A">
          <w:rPr>
            <w:rStyle w:val="Hyperlink"/>
          </w:rPr>
          <w:t xml:space="preserve">20. Annahmen und offene </w:t>
        </w:r>
        <w:proofErr w:type="spellStart"/>
        <w:r w:rsidRPr="00AE6E6A">
          <w:rPr>
            <w:rStyle w:val="Hyperlink"/>
          </w:rPr>
          <w:t>Auftraggeberangaben</w:t>
        </w:r>
        <w:proofErr w:type="spellEnd"/>
      </w:hyperlink>
    </w:p>
    <w:p w14:paraId="007F9428" w14:textId="77777777" w:rsidR="008E65BF" w:rsidRPr="00AE6E6A" w:rsidRDefault="00000000">
      <w:pPr>
        <w:pStyle w:val="berschrift2"/>
      </w:pPr>
      <w:bookmarkStart w:id="5" w:name="zielbestimmung"/>
      <w:bookmarkEnd w:id="4"/>
      <w:r w:rsidRPr="00AE6E6A">
        <w:t>1. Zielbestimmung</w:t>
      </w:r>
    </w:p>
    <w:p w14:paraId="39638179" w14:textId="77777777" w:rsidR="008E65BF" w:rsidRPr="00AE6E6A" w:rsidRDefault="00000000">
      <w:pPr>
        <w:pStyle w:val="FirstParagraph"/>
      </w:pPr>
      <w:r w:rsidRPr="00AE6E6A">
        <w:t>Die Software soll komplexe, mehrstufige Beratungs- und Qualifizierungsprozesse als konfigurierbare digitale Journeys abbilden. Unterschiedliche fachliche Szenarien werden als eigene Surveys modelliert und können jeweils eigene Landingpages, Registrierungspfade, Prozessschritte, Partnerangebote und Statuslogiken besitzen.</w:t>
      </w:r>
    </w:p>
    <w:p w14:paraId="396AC89D" w14:textId="77777777" w:rsidR="008E65BF" w:rsidRPr="00AE6E6A" w:rsidRDefault="00000000">
      <w:pPr>
        <w:pStyle w:val="Textkrper"/>
      </w:pPr>
      <w:r w:rsidRPr="00AE6E6A">
        <w:t>Die vorhandenen Surveys für Ärzte und Pflegepersonal dienen als Beispiele für die grundsätzliche Darstellbarkeit solcher Szenarien. Sie zeigen, dass die Software unterschiedliche Berufs- und Anerkennungskontexte über dieselbe generische Survey-/</w:t>
      </w:r>
      <w:proofErr w:type="spellStart"/>
      <w:r w:rsidRPr="00AE6E6A">
        <w:t>Step</w:t>
      </w:r>
      <w:proofErr w:type="spellEnd"/>
      <w:r w:rsidRPr="00AE6E6A">
        <w:t>-Engine abbilden kann. Als anwendernahes Beispiel wird in diesem Dokument vor allem der Ärzte-Kontext verwendet.</w:t>
      </w:r>
    </w:p>
    <w:p w14:paraId="509F032E" w14:textId="77777777" w:rsidR="008E65BF" w:rsidRPr="00AE6E6A" w:rsidRDefault="00000000">
      <w:pPr>
        <w:pStyle w:val="Textkrper"/>
      </w:pPr>
      <w:r w:rsidRPr="00AE6E6A">
        <w:t>Die Plattform soll Bewerberinnen und Bewerber durch strukturierte Prozesse führen, Dokumente entgegennehmen, passende Dienstleister oder Partner vermitteln und Admins sowie Partnern eine arbeitsfähige Verwaltungsoberfläche bereitstellen.</w:t>
      </w:r>
    </w:p>
    <w:p w14:paraId="7F49D4DF" w14:textId="77777777" w:rsidR="008E65BF" w:rsidRPr="00AE6E6A" w:rsidRDefault="00000000">
      <w:pPr>
        <w:pStyle w:val="berschrift2"/>
      </w:pPr>
      <w:bookmarkStart w:id="6" w:name="ausgangssituation"/>
      <w:bookmarkEnd w:id="5"/>
      <w:r w:rsidRPr="00AE6E6A">
        <w:t>2. Ausgangssituation</w:t>
      </w:r>
    </w:p>
    <w:p w14:paraId="4E78750F" w14:textId="77777777" w:rsidR="008E65BF" w:rsidRPr="00AE6E6A" w:rsidRDefault="00000000">
      <w:pPr>
        <w:pStyle w:val="FirstParagraph"/>
      </w:pPr>
      <w:r w:rsidRPr="00AE6E6A">
        <w:t>In vielen Beratungs- und Anerkennungsprozessen müssen Nutzer mehrere fachliche Etappen, Dokumente, Entscheidungen, Partnerleistungen und Freigaben koordinieren. Statusinformationen, Nachweise, Partnerauswahl und Rückmeldungen liegen häufig verteilt vor. Die Software soll solche Prozesse digitalisieren und für unterschiedliche Zielgruppen oder Use Cases über getrennte Survey-URLs wiederverwendbar machen.</w:t>
      </w:r>
    </w:p>
    <w:p w14:paraId="7E2F98A3" w14:textId="77777777" w:rsidR="008E65BF" w:rsidRPr="00AE6E6A" w:rsidRDefault="00000000">
      <w:pPr>
        <w:pStyle w:val="Textkrper"/>
      </w:pPr>
      <w:r w:rsidRPr="00AE6E6A">
        <w:t xml:space="preserve">Die aktuellen Surveys </w:t>
      </w:r>
      <w:r w:rsidRPr="00AE6E6A">
        <w:rPr>
          <w:rStyle w:val="VerbatimChar"/>
        </w:rPr>
        <w:t>aerzte</w:t>
      </w:r>
      <w:r w:rsidRPr="00AE6E6A">
        <w:t xml:space="preserve"> und </w:t>
      </w:r>
      <w:r w:rsidRPr="00AE6E6A">
        <w:rPr>
          <w:rStyle w:val="VerbatimChar"/>
        </w:rPr>
        <w:t>pflege</w:t>
      </w:r>
      <w:r w:rsidRPr="00AE6E6A">
        <w:t xml:space="preserve"> sind Beispielkonfigurationen. Sie sind nicht als abschließende fachliche Produktgrenze zu verstehen, sondern als Referenzszenarien für die generische Prozessmodellierung.</w:t>
      </w:r>
    </w:p>
    <w:p w14:paraId="02FF9D67" w14:textId="77777777" w:rsidR="008E65BF" w:rsidRPr="00AE6E6A" w:rsidRDefault="00000000">
      <w:pPr>
        <w:pStyle w:val="berschrift2"/>
      </w:pPr>
      <w:bookmarkStart w:id="7" w:name="stakeholder-und-rollen"/>
      <w:bookmarkEnd w:id="6"/>
      <w:r w:rsidRPr="00AE6E6A">
        <w:t>3. Stakeholder und Rollen</w:t>
      </w:r>
    </w:p>
    <w:tbl>
      <w:tblPr>
        <w:tblStyle w:val="Table"/>
        <w:tblW w:w="5000" w:type="pct"/>
        <w:tblLayout w:type="fixed"/>
        <w:tblLook w:val="0020" w:firstRow="1" w:lastRow="0" w:firstColumn="0" w:lastColumn="0" w:noHBand="0" w:noVBand="0"/>
      </w:tblPr>
      <w:tblGrid>
        <w:gridCol w:w="4811"/>
        <w:gridCol w:w="4811"/>
      </w:tblGrid>
      <w:tr w:rsidR="008E65BF" w:rsidRPr="00AE6E6A" w14:paraId="18B2A000"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3463962" w14:textId="77777777" w:rsidR="008E65BF" w:rsidRPr="00AE6E6A" w:rsidRDefault="00000000">
            <w:pPr>
              <w:pStyle w:val="Compact"/>
            </w:pPr>
            <w:r w:rsidRPr="00AE6E6A">
              <w:t>Rolle</w:t>
            </w:r>
          </w:p>
        </w:tc>
        <w:tc>
          <w:tcPr>
            <w:tcW w:w="3960" w:type="dxa"/>
          </w:tcPr>
          <w:p w14:paraId="58142A96" w14:textId="77777777" w:rsidR="008E65BF" w:rsidRPr="00AE6E6A" w:rsidRDefault="00000000">
            <w:pPr>
              <w:pStyle w:val="Compact"/>
            </w:pPr>
            <w:r w:rsidRPr="00AE6E6A">
              <w:t>Interesse</w:t>
            </w:r>
          </w:p>
        </w:tc>
      </w:tr>
      <w:tr w:rsidR="008E65BF" w:rsidRPr="00AE6E6A" w14:paraId="649FFD6A" w14:textId="77777777">
        <w:tc>
          <w:tcPr>
            <w:tcW w:w="3960" w:type="dxa"/>
          </w:tcPr>
          <w:p w14:paraId="17B0DBDF" w14:textId="77777777" w:rsidR="008E65BF" w:rsidRPr="00AE6E6A" w:rsidRDefault="00000000">
            <w:pPr>
              <w:pStyle w:val="Compact"/>
            </w:pPr>
            <w:r w:rsidRPr="00AE6E6A">
              <w:t>Nutzer</w:t>
            </w:r>
          </w:p>
        </w:tc>
        <w:tc>
          <w:tcPr>
            <w:tcW w:w="3960" w:type="dxa"/>
          </w:tcPr>
          <w:p w14:paraId="76EFB281" w14:textId="77777777" w:rsidR="008E65BF" w:rsidRPr="00AE6E6A" w:rsidRDefault="00000000">
            <w:pPr>
              <w:pStyle w:val="Compact"/>
            </w:pPr>
            <w:r w:rsidRPr="00AE6E6A">
              <w:t>Registrierung, geführte Journey, Uploads, Fortschritt, Partnerauswahl</w:t>
            </w:r>
          </w:p>
        </w:tc>
      </w:tr>
      <w:tr w:rsidR="008E65BF" w:rsidRPr="00AE6E6A" w14:paraId="794D045C" w14:textId="77777777">
        <w:tc>
          <w:tcPr>
            <w:tcW w:w="3960" w:type="dxa"/>
          </w:tcPr>
          <w:p w14:paraId="68C9C3C4" w14:textId="77777777" w:rsidR="008E65BF" w:rsidRPr="00AE6E6A" w:rsidRDefault="00000000">
            <w:pPr>
              <w:pStyle w:val="Compact"/>
            </w:pPr>
            <w:r w:rsidRPr="00AE6E6A">
              <w:t>Partner</w:t>
            </w:r>
          </w:p>
        </w:tc>
        <w:tc>
          <w:tcPr>
            <w:tcW w:w="3960" w:type="dxa"/>
          </w:tcPr>
          <w:p w14:paraId="1F682480" w14:textId="231460FC" w:rsidR="008E65BF" w:rsidRPr="00AE6E6A" w:rsidRDefault="00000000">
            <w:pPr>
              <w:pStyle w:val="Compact"/>
            </w:pPr>
            <w:r w:rsidRPr="00AE6E6A">
              <w:t>Eingereichte Nutzer sehen, Bearbeitungsstand pflegen, Nachweise hochladen</w:t>
            </w:r>
          </w:p>
        </w:tc>
      </w:tr>
      <w:tr w:rsidR="008E65BF" w:rsidRPr="00AE6E6A" w14:paraId="43294028" w14:textId="77777777">
        <w:tc>
          <w:tcPr>
            <w:tcW w:w="3960" w:type="dxa"/>
          </w:tcPr>
          <w:p w14:paraId="1AAD30AA" w14:textId="77777777" w:rsidR="008E65BF" w:rsidRPr="00AE6E6A" w:rsidRDefault="00000000">
            <w:pPr>
              <w:pStyle w:val="Compact"/>
            </w:pPr>
            <w:r w:rsidRPr="00AE6E6A">
              <w:t>Admin</w:t>
            </w:r>
          </w:p>
        </w:tc>
        <w:tc>
          <w:tcPr>
            <w:tcW w:w="3960" w:type="dxa"/>
          </w:tcPr>
          <w:p w14:paraId="0130AB53" w14:textId="1C923709" w:rsidR="008E65BF" w:rsidRPr="00AE6E6A" w:rsidRDefault="00000000">
            <w:pPr>
              <w:pStyle w:val="Compact"/>
            </w:pPr>
            <w:r w:rsidRPr="00AE6E6A">
              <w:t xml:space="preserve">Surveys, </w:t>
            </w:r>
            <w:proofErr w:type="spellStart"/>
            <w:r w:rsidRPr="00AE6E6A">
              <w:t>Steps</w:t>
            </w:r>
            <w:proofErr w:type="spellEnd"/>
            <w:r w:rsidRPr="00AE6E6A">
              <w:t>, Nutzer, Partner, CMS, E-Mail-Vorlagen und Einstellungen verwalten</w:t>
            </w:r>
            <w:ins w:id="8" w:author="Christopher Günther" w:date="2026-07-14T14:25:00Z" w16du:dateUtc="2026-07-14T12:25:00Z">
              <w:r w:rsidR="00AE6E6A" w:rsidRPr="00AE6E6A">
                <w:t xml:space="preserve"> </w:t>
              </w:r>
            </w:ins>
          </w:p>
        </w:tc>
      </w:tr>
      <w:tr w:rsidR="008E65BF" w:rsidRPr="00AE6E6A" w14:paraId="6D9DC644" w14:textId="77777777">
        <w:tc>
          <w:tcPr>
            <w:tcW w:w="3960" w:type="dxa"/>
          </w:tcPr>
          <w:p w14:paraId="208F106E" w14:textId="77777777" w:rsidR="008E65BF" w:rsidRPr="00AE6E6A" w:rsidRDefault="00000000">
            <w:pPr>
              <w:pStyle w:val="Compact"/>
            </w:pPr>
            <w:r w:rsidRPr="00AE6E6A">
              <w:t>Betreiber</w:t>
            </w:r>
          </w:p>
        </w:tc>
        <w:tc>
          <w:tcPr>
            <w:tcW w:w="3960" w:type="dxa"/>
          </w:tcPr>
          <w:p w14:paraId="2B761F5C" w14:textId="7AD22030" w:rsidR="008E65BF" w:rsidRPr="00AE6E6A" w:rsidRDefault="00000000">
            <w:pPr>
              <w:pStyle w:val="Compact"/>
            </w:pPr>
            <w:r w:rsidRPr="00AE6E6A">
              <w:t>Wiederherstellbarer Betrieb, valide Datenbasis, Performance, Sicherheit</w:t>
            </w:r>
          </w:p>
        </w:tc>
      </w:tr>
    </w:tbl>
    <w:p w14:paraId="58CC013C" w14:textId="77777777" w:rsidR="008E65BF" w:rsidRPr="00AE6E6A" w:rsidRDefault="00000000">
      <w:pPr>
        <w:pStyle w:val="berschrift2"/>
      </w:pPr>
      <w:bookmarkStart w:id="9" w:name="produktumfang"/>
      <w:bookmarkEnd w:id="7"/>
      <w:r w:rsidRPr="00AE6E6A">
        <w:lastRenderedPageBreak/>
        <w:t>4. Produktumfang</w:t>
      </w:r>
    </w:p>
    <w:p w14:paraId="25582F3E" w14:textId="77777777" w:rsidR="008E65BF" w:rsidRPr="00AE6E6A" w:rsidRDefault="00000000">
      <w:pPr>
        <w:pStyle w:val="FirstParagraph"/>
      </w:pPr>
      <w:r w:rsidRPr="00AE6E6A">
        <w:t>Die Plattform umfasst:</w:t>
      </w:r>
    </w:p>
    <w:p w14:paraId="43192C33" w14:textId="77777777" w:rsidR="008E65BF" w:rsidRPr="00AE6E6A" w:rsidRDefault="00000000">
      <w:pPr>
        <w:pStyle w:val="Compact"/>
        <w:numPr>
          <w:ilvl w:val="0"/>
          <w:numId w:val="3"/>
        </w:numPr>
      </w:pPr>
      <w:r w:rsidRPr="00AE6E6A">
        <w:t xml:space="preserve">öffentliche Landingpages je Survey, z. B. </w:t>
      </w:r>
      <w:r w:rsidRPr="00AE6E6A">
        <w:rPr>
          <w:rStyle w:val="VerbatimChar"/>
        </w:rPr>
        <w:t>/s/pflege</w:t>
      </w:r>
      <w:r w:rsidRPr="00AE6E6A">
        <w:t>;</w:t>
      </w:r>
    </w:p>
    <w:p w14:paraId="37C16FBA" w14:textId="77777777" w:rsidR="008E65BF" w:rsidRPr="00AE6E6A" w:rsidRDefault="00000000">
      <w:pPr>
        <w:pStyle w:val="Compact"/>
        <w:numPr>
          <w:ilvl w:val="0"/>
          <w:numId w:val="3"/>
        </w:numPr>
      </w:pPr>
      <w:r w:rsidRPr="00AE6E6A">
        <w:t>Registrierung und Login;</w:t>
      </w:r>
    </w:p>
    <w:p w14:paraId="12E80C30" w14:textId="77777777" w:rsidR="008E65BF" w:rsidRPr="00AE6E6A" w:rsidRDefault="00000000">
      <w:pPr>
        <w:pStyle w:val="Compact"/>
        <w:numPr>
          <w:ilvl w:val="0"/>
          <w:numId w:val="3"/>
        </w:numPr>
      </w:pPr>
      <w:r w:rsidRPr="00AE6E6A">
        <w:t>rollenbasierte Dashboards für Nutzer, Partner und Admins;</w:t>
      </w:r>
    </w:p>
    <w:p w14:paraId="6B284A34" w14:textId="77777777" w:rsidR="008E65BF" w:rsidRPr="00AE6E6A" w:rsidRDefault="00000000">
      <w:pPr>
        <w:pStyle w:val="Compact"/>
        <w:numPr>
          <w:ilvl w:val="0"/>
          <w:numId w:val="3"/>
        </w:numPr>
      </w:pPr>
      <w:r w:rsidRPr="00AE6E6A">
        <w:t>datengetriebene Survey-/</w:t>
      </w:r>
      <w:proofErr w:type="spellStart"/>
      <w:r w:rsidRPr="00AE6E6A">
        <w:t>Step</w:t>
      </w:r>
      <w:proofErr w:type="spellEnd"/>
      <w:r w:rsidRPr="00AE6E6A">
        <w:t>-Engine;</w:t>
      </w:r>
    </w:p>
    <w:p w14:paraId="03B392A6" w14:textId="77777777" w:rsidR="008E65BF" w:rsidRPr="00AE6E6A" w:rsidRDefault="00000000">
      <w:pPr>
        <w:pStyle w:val="Compact"/>
        <w:numPr>
          <w:ilvl w:val="0"/>
          <w:numId w:val="3"/>
        </w:numPr>
      </w:pPr>
      <w:r w:rsidRPr="00AE6E6A">
        <w:t>Datei-Uploads und geschützte Downloads;</w:t>
      </w:r>
    </w:p>
    <w:p w14:paraId="1B0D9132" w14:textId="77777777" w:rsidR="008E65BF" w:rsidRPr="00AE6E6A" w:rsidRDefault="00000000">
      <w:pPr>
        <w:pStyle w:val="Compact"/>
        <w:numPr>
          <w:ilvl w:val="0"/>
          <w:numId w:val="3"/>
        </w:numPr>
      </w:pPr>
      <w:r w:rsidRPr="00AE6E6A">
        <w:t>Partnerauswahl und Partnerzuweisungen;</w:t>
      </w:r>
    </w:p>
    <w:p w14:paraId="7287E90D" w14:textId="77777777" w:rsidR="008E65BF" w:rsidRPr="00AE6E6A" w:rsidRDefault="00000000">
      <w:pPr>
        <w:pStyle w:val="Compact"/>
        <w:numPr>
          <w:ilvl w:val="0"/>
          <w:numId w:val="3"/>
        </w:numPr>
      </w:pPr>
      <w:r w:rsidRPr="00AE6E6A">
        <w:t>E-Mail-Benachrichtigungen und editierbare E-Mail-Vorlagen;</w:t>
      </w:r>
    </w:p>
    <w:p w14:paraId="63049946" w14:textId="77777777" w:rsidR="008E65BF" w:rsidRPr="00AE6E6A" w:rsidRDefault="00000000">
      <w:pPr>
        <w:pStyle w:val="Compact"/>
        <w:numPr>
          <w:ilvl w:val="0"/>
          <w:numId w:val="3"/>
        </w:numPr>
      </w:pPr>
      <w:r w:rsidRPr="00AE6E6A">
        <w:t>CMS-Inhalte für Landingpages;</w:t>
      </w:r>
    </w:p>
    <w:p w14:paraId="4278EE84" w14:textId="77777777" w:rsidR="008E65BF" w:rsidRPr="00AE6E6A" w:rsidRDefault="00000000">
      <w:pPr>
        <w:pStyle w:val="Compact"/>
        <w:numPr>
          <w:ilvl w:val="0"/>
          <w:numId w:val="3"/>
        </w:numPr>
      </w:pPr>
      <w:r w:rsidRPr="00AE6E6A">
        <w:t>mehrsprachig vorbereitete Inhalte;</w:t>
      </w:r>
    </w:p>
    <w:p w14:paraId="346320DC" w14:textId="77777777" w:rsidR="008E65BF" w:rsidRPr="00AE6E6A" w:rsidRDefault="00000000">
      <w:pPr>
        <w:pStyle w:val="Compact"/>
        <w:numPr>
          <w:ilvl w:val="0"/>
          <w:numId w:val="3"/>
        </w:numPr>
      </w:pPr>
      <w:r w:rsidRPr="00AE6E6A">
        <w:t>Performance-optimierte API-Endpunkte;</w:t>
      </w:r>
    </w:p>
    <w:p w14:paraId="59F068C5" w14:textId="77777777" w:rsidR="008E65BF" w:rsidRPr="00AE6E6A" w:rsidRDefault="00000000">
      <w:pPr>
        <w:pStyle w:val="Compact"/>
        <w:numPr>
          <w:ilvl w:val="0"/>
          <w:numId w:val="3"/>
        </w:numPr>
      </w:pPr>
      <w:r w:rsidRPr="00AE6E6A">
        <w:t>kanonischen Baseline-Seed für lokalen Betrieb und Tests.</w:t>
      </w:r>
    </w:p>
    <w:p w14:paraId="76F02707" w14:textId="77777777" w:rsidR="008E65BF" w:rsidRPr="00AE6E6A" w:rsidRDefault="00000000">
      <w:pPr>
        <w:pStyle w:val="berschrift2"/>
      </w:pPr>
      <w:bookmarkStart w:id="10" w:name="muss-anforderungen"/>
      <w:bookmarkEnd w:id="9"/>
      <w:r w:rsidRPr="00AE6E6A">
        <w:t>5. Muss-Anforderungen</w:t>
      </w:r>
    </w:p>
    <w:p w14:paraId="76163319" w14:textId="77777777" w:rsidR="008E65BF" w:rsidRPr="00AE6E6A" w:rsidRDefault="00000000">
      <w:pPr>
        <w:pStyle w:val="berschrift3"/>
      </w:pPr>
      <w:bookmarkStart w:id="11" w:name="registrierung-und-authentifizierung"/>
      <w:r w:rsidRPr="00AE6E6A">
        <w:t>5.1 Registrierung und Authentifizierung</w:t>
      </w:r>
    </w:p>
    <w:p w14:paraId="4CB33427" w14:textId="77777777" w:rsidR="008E65BF" w:rsidRPr="00AE6E6A" w:rsidRDefault="00000000">
      <w:pPr>
        <w:pStyle w:val="Compact"/>
        <w:numPr>
          <w:ilvl w:val="0"/>
          <w:numId w:val="4"/>
        </w:numPr>
      </w:pPr>
      <w:r w:rsidRPr="00AE6E6A">
        <w:t>Nutzer müssen sich mit E-Mail, Passwort und Name registrieren können.</w:t>
      </w:r>
    </w:p>
    <w:p w14:paraId="11E48F91" w14:textId="77777777" w:rsidR="008E65BF" w:rsidRPr="00AE6E6A" w:rsidRDefault="00000000">
      <w:pPr>
        <w:pStyle w:val="Compact"/>
        <w:numPr>
          <w:ilvl w:val="0"/>
          <w:numId w:val="4"/>
        </w:numPr>
      </w:pPr>
      <w:r w:rsidRPr="00AE6E6A">
        <w:t>Registrierung über Survey-spezifische URLs muss den passenden Survey speichern.</w:t>
      </w:r>
    </w:p>
    <w:p w14:paraId="08646786" w14:textId="77777777" w:rsidR="008E65BF" w:rsidRPr="00AE6E6A" w:rsidRDefault="00000000">
      <w:pPr>
        <w:pStyle w:val="Compact"/>
        <w:numPr>
          <w:ilvl w:val="0"/>
          <w:numId w:val="4"/>
        </w:numPr>
      </w:pPr>
      <w:r w:rsidRPr="00AE6E6A">
        <w:t>Login muss rollenbasiert zum passenden Dashboard führen.</w:t>
      </w:r>
    </w:p>
    <w:p w14:paraId="0EE43BDA" w14:textId="77777777" w:rsidR="008E65BF" w:rsidRPr="00AE6E6A" w:rsidRDefault="00000000">
      <w:pPr>
        <w:pStyle w:val="Compact"/>
        <w:numPr>
          <w:ilvl w:val="0"/>
          <w:numId w:val="4"/>
        </w:numPr>
      </w:pPr>
      <w:r w:rsidRPr="00AE6E6A">
        <w:t>Admin-, Partner- und Nutzerrollen müssen getrennte Berechtigungen besitzen.</w:t>
      </w:r>
    </w:p>
    <w:p w14:paraId="64D8C833" w14:textId="77777777" w:rsidR="008E65BF" w:rsidRPr="00AE6E6A" w:rsidRDefault="00000000">
      <w:pPr>
        <w:pStyle w:val="Compact"/>
        <w:numPr>
          <w:ilvl w:val="0"/>
          <w:numId w:val="4"/>
        </w:numPr>
      </w:pPr>
      <w:r w:rsidRPr="00AE6E6A">
        <w:t>Authentifizierung muss über Tokens und sichere Cookies unterstützt werden.</w:t>
      </w:r>
    </w:p>
    <w:p w14:paraId="6B853A98" w14:textId="77777777" w:rsidR="008E65BF" w:rsidRPr="00AE6E6A" w:rsidRDefault="00000000">
      <w:pPr>
        <w:pStyle w:val="berschrift3"/>
      </w:pPr>
      <w:bookmarkStart w:id="12" w:name="multi-survey-fähigkeit"/>
      <w:bookmarkEnd w:id="11"/>
      <w:r w:rsidRPr="00AE6E6A">
        <w:t>5.2 Multi-Survey-Fähigkeit</w:t>
      </w:r>
    </w:p>
    <w:p w14:paraId="7125D2E6" w14:textId="77777777" w:rsidR="008E65BF" w:rsidRPr="00AE6E6A" w:rsidRDefault="00000000">
      <w:pPr>
        <w:pStyle w:val="Compact"/>
        <w:numPr>
          <w:ilvl w:val="0"/>
          <w:numId w:val="5"/>
        </w:numPr>
      </w:pPr>
      <w:r w:rsidRPr="00AE6E6A">
        <w:t>Die Plattform muss mehrere Surveys parallel betreiben können.</w:t>
      </w:r>
    </w:p>
    <w:p w14:paraId="5318C128" w14:textId="77777777" w:rsidR="008E65BF" w:rsidRPr="00AE6E6A" w:rsidRDefault="00000000">
      <w:pPr>
        <w:pStyle w:val="Compact"/>
        <w:numPr>
          <w:ilvl w:val="0"/>
          <w:numId w:val="5"/>
        </w:numPr>
      </w:pPr>
      <w:r w:rsidRPr="00AE6E6A">
        <w:t xml:space="preserve">Die aktuellen Beispiel-Surveys </w:t>
      </w:r>
      <w:r w:rsidRPr="00AE6E6A">
        <w:rPr>
          <w:rStyle w:val="VerbatimChar"/>
        </w:rPr>
        <w:t>aerzte</w:t>
      </w:r>
      <w:r w:rsidRPr="00AE6E6A">
        <w:t xml:space="preserve"> und </w:t>
      </w:r>
      <w:r w:rsidRPr="00AE6E6A">
        <w:rPr>
          <w:rStyle w:val="VerbatimChar"/>
        </w:rPr>
        <w:t>pflege</w:t>
      </w:r>
      <w:r w:rsidRPr="00AE6E6A">
        <w:t xml:space="preserve"> müssen parallel darstellbar sein.</w:t>
      </w:r>
    </w:p>
    <w:p w14:paraId="77B70241" w14:textId="77777777" w:rsidR="008E65BF" w:rsidRPr="00AE6E6A" w:rsidRDefault="00000000">
      <w:pPr>
        <w:pStyle w:val="Compact"/>
        <w:numPr>
          <w:ilvl w:val="0"/>
          <w:numId w:val="5"/>
        </w:numPr>
      </w:pPr>
      <w:proofErr w:type="spellStart"/>
      <w:r w:rsidRPr="00AE6E6A">
        <w:t>Steps</w:t>
      </w:r>
      <w:proofErr w:type="spellEnd"/>
      <w:r w:rsidRPr="00AE6E6A">
        <w:t xml:space="preserve">, Progress und Registrierung müssen </w:t>
      </w:r>
      <w:proofErr w:type="spellStart"/>
      <w:r w:rsidRPr="00AE6E6A">
        <w:t>survey</w:t>
      </w:r>
      <w:proofErr w:type="spellEnd"/>
      <w:r w:rsidRPr="00AE6E6A">
        <w:t>-spezifisch funktionieren.</w:t>
      </w:r>
    </w:p>
    <w:p w14:paraId="42DE78F1" w14:textId="77777777" w:rsidR="008E65BF" w:rsidRPr="00AE6E6A" w:rsidRDefault="00000000">
      <w:pPr>
        <w:pStyle w:val="Compact"/>
        <w:numPr>
          <w:ilvl w:val="0"/>
          <w:numId w:val="5"/>
        </w:numPr>
      </w:pPr>
      <w:proofErr w:type="spellStart"/>
      <w:r w:rsidRPr="00AE6E6A">
        <w:t>Step</w:t>
      </w:r>
      <w:proofErr w:type="spellEnd"/>
      <w:r w:rsidRPr="00AE6E6A">
        <w:t>-Orders dürfen nur innerhalb eines Surveys eindeutig sein müssen.</w:t>
      </w:r>
    </w:p>
    <w:p w14:paraId="6BD27CCE" w14:textId="77777777" w:rsidR="008E65BF" w:rsidRPr="00AE6E6A" w:rsidRDefault="00000000">
      <w:pPr>
        <w:pStyle w:val="Compact"/>
        <w:numPr>
          <w:ilvl w:val="0"/>
          <w:numId w:val="5"/>
        </w:numPr>
      </w:pPr>
      <w:r w:rsidRPr="00AE6E6A">
        <w:t xml:space="preserve">Admins müssen Surveys verwalten und </w:t>
      </w:r>
      <w:proofErr w:type="spellStart"/>
      <w:r w:rsidRPr="00AE6E6A">
        <w:t>Steps</w:t>
      </w:r>
      <w:proofErr w:type="spellEnd"/>
      <w:r w:rsidRPr="00AE6E6A">
        <w:t xml:space="preserve"> nach Survey filtern können.</w:t>
      </w:r>
    </w:p>
    <w:p w14:paraId="050AE114" w14:textId="77777777" w:rsidR="008E65BF" w:rsidRPr="00AE6E6A" w:rsidRDefault="00000000">
      <w:pPr>
        <w:pStyle w:val="berschrift3"/>
      </w:pPr>
      <w:bookmarkStart w:id="13" w:name="generische-survey--und-step-logik"/>
      <w:bookmarkEnd w:id="12"/>
      <w:r w:rsidRPr="00AE6E6A">
        <w:t xml:space="preserve">5.3 Generische Survey- und </w:t>
      </w:r>
      <w:proofErr w:type="spellStart"/>
      <w:r w:rsidRPr="00AE6E6A">
        <w:t>Step</w:t>
      </w:r>
      <w:proofErr w:type="spellEnd"/>
      <w:r w:rsidRPr="00AE6E6A">
        <w:t>-Logik</w:t>
      </w:r>
    </w:p>
    <w:p w14:paraId="0D6961A9" w14:textId="77777777" w:rsidR="008E65BF" w:rsidRPr="00AE6E6A" w:rsidRDefault="00000000">
      <w:pPr>
        <w:pStyle w:val="Compact"/>
        <w:numPr>
          <w:ilvl w:val="0"/>
          <w:numId w:val="6"/>
        </w:numPr>
      </w:pPr>
      <w:r w:rsidRPr="00AE6E6A">
        <w:t xml:space="preserve">Ein Survey muss eine fachliche Journey als geordnete </w:t>
      </w:r>
      <w:proofErr w:type="spellStart"/>
      <w:r w:rsidRPr="00AE6E6A">
        <w:t>Step</w:t>
      </w:r>
      <w:proofErr w:type="spellEnd"/>
      <w:r w:rsidRPr="00AE6E6A">
        <w:t>-Kette abbilden.</w:t>
      </w:r>
    </w:p>
    <w:p w14:paraId="1ED43603" w14:textId="77777777" w:rsidR="008E65BF" w:rsidRPr="00AE6E6A" w:rsidRDefault="00000000">
      <w:pPr>
        <w:pStyle w:val="Compact"/>
        <w:numPr>
          <w:ilvl w:val="0"/>
          <w:numId w:val="6"/>
        </w:numPr>
      </w:pPr>
      <w:proofErr w:type="spellStart"/>
      <w:r w:rsidRPr="00AE6E6A">
        <w:t>Steps</w:t>
      </w:r>
      <w:proofErr w:type="spellEnd"/>
      <w:r w:rsidRPr="00AE6E6A">
        <w:t xml:space="preserve"> müssen unterschiedliche fachliche Aufgaben modellieren können, z. B. Formular, Entscheidung, Dokumentenupload, Partnerauswahl, Mehrfachauswahl, Meilenstein oder reine Anzeige.</w:t>
      </w:r>
    </w:p>
    <w:p w14:paraId="4E28CB9C" w14:textId="77777777" w:rsidR="008E65BF" w:rsidRPr="00AE6E6A" w:rsidRDefault="00000000">
      <w:pPr>
        <w:pStyle w:val="Compact"/>
        <w:numPr>
          <w:ilvl w:val="0"/>
          <w:numId w:val="6"/>
        </w:numPr>
      </w:pPr>
      <w:proofErr w:type="spellStart"/>
      <w:r w:rsidRPr="00AE6E6A">
        <w:t>Steps</w:t>
      </w:r>
      <w:proofErr w:type="spellEnd"/>
      <w:r w:rsidRPr="00AE6E6A">
        <w:t xml:space="preserve"> müssen abhängig von vorherigen Antworten und Statuswerten sichtbar, versteckt, blockiert oder automatisch abschließbar sein können.</w:t>
      </w:r>
    </w:p>
    <w:p w14:paraId="0E17F432" w14:textId="77777777" w:rsidR="008E65BF" w:rsidRPr="00AE6E6A" w:rsidRDefault="00000000">
      <w:pPr>
        <w:pStyle w:val="Compact"/>
        <w:numPr>
          <w:ilvl w:val="0"/>
          <w:numId w:val="6"/>
        </w:numPr>
      </w:pPr>
      <w:r w:rsidRPr="00AE6E6A">
        <w:t>Decisions müssen Folgepfade steuern können, z. B. Selbstbearbeitung per Upload oder Nutzung eines Partners.</w:t>
      </w:r>
    </w:p>
    <w:p w14:paraId="47FFD172" w14:textId="77777777" w:rsidR="008E65BF" w:rsidRPr="00AE6E6A" w:rsidRDefault="00000000">
      <w:pPr>
        <w:pStyle w:val="Compact"/>
        <w:numPr>
          <w:ilvl w:val="0"/>
          <w:numId w:val="6"/>
        </w:numPr>
      </w:pPr>
      <w:r w:rsidRPr="00AE6E6A">
        <w:lastRenderedPageBreak/>
        <w:t>Meilensteine müssen abgeschlossene Etappen darstellen und Folgeschritte freischalten können.</w:t>
      </w:r>
    </w:p>
    <w:p w14:paraId="3C12CD7E" w14:textId="77777777" w:rsidR="008E65BF" w:rsidRPr="00AE6E6A" w:rsidRDefault="00000000">
      <w:pPr>
        <w:pStyle w:val="Compact"/>
        <w:numPr>
          <w:ilvl w:val="0"/>
          <w:numId w:val="6"/>
        </w:numPr>
      </w:pPr>
      <w:r w:rsidRPr="00AE6E6A">
        <w:t xml:space="preserve">Fortschritt und voraussichtliche Bearbeitungsdauer müssen aus den sichtbaren und relevanten </w:t>
      </w:r>
      <w:proofErr w:type="spellStart"/>
      <w:r w:rsidRPr="00AE6E6A">
        <w:t>Steps</w:t>
      </w:r>
      <w:proofErr w:type="spellEnd"/>
      <w:r w:rsidRPr="00AE6E6A">
        <w:t xml:space="preserve"> berechnet werden.</w:t>
      </w:r>
    </w:p>
    <w:p w14:paraId="386234C3" w14:textId="77777777" w:rsidR="008E65BF" w:rsidRPr="00AE6E6A" w:rsidRDefault="00000000">
      <w:pPr>
        <w:pStyle w:val="Compact"/>
        <w:numPr>
          <w:ilvl w:val="0"/>
          <w:numId w:val="6"/>
        </w:numPr>
      </w:pPr>
      <w:r w:rsidRPr="00AE6E6A">
        <w:t>Upload-Schritte müssen erforderliche Dokumente erzwingen können.</w:t>
      </w:r>
    </w:p>
    <w:p w14:paraId="2A8EFC73" w14:textId="77777777" w:rsidR="008E65BF" w:rsidRPr="00AE6E6A" w:rsidRDefault="00000000">
      <w:pPr>
        <w:pStyle w:val="berschrift3"/>
      </w:pPr>
      <w:bookmarkStart w:id="14" w:name="X65d609032a44501398559d8ea28201378951acb"/>
      <w:bookmarkEnd w:id="13"/>
      <w:r w:rsidRPr="00AE6E6A">
        <w:t>5.4 Beispielszenarien Ärzte und Pflegepersonal</w:t>
      </w:r>
    </w:p>
    <w:p w14:paraId="4A7798ED" w14:textId="77777777" w:rsidR="008E65BF" w:rsidRPr="00AE6E6A" w:rsidRDefault="00000000">
      <w:pPr>
        <w:pStyle w:val="FirstParagraph"/>
      </w:pPr>
      <w:r w:rsidRPr="00AE6E6A">
        <w:t>Die Plattform muss die beiden vorhandenen Szenarien grundsätzlich darstellen können:</w:t>
      </w:r>
    </w:p>
    <w:p w14:paraId="69328B12" w14:textId="77777777" w:rsidR="008E65BF" w:rsidRPr="00AE6E6A" w:rsidRDefault="00000000">
      <w:pPr>
        <w:pStyle w:val="Compact"/>
        <w:numPr>
          <w:ilvl w:val="0"/>
          <w:numId w:val="7"/>
        </w:numPr>
      </w:pPr>
      <w:r w:rsidRPr="00AE6E6A">
        <w:t>Ärzte: z. B. persönliche Daten, Antragstellung Approbation, Fachsprachenprüfung, Kenntnisprüfung, Jobangebote und Weiterbildung.</w:t>
      </w:r>
    </w:p>
    <w:p w14:paraId="530E1C9C" w14:textId="77777777" w:rsidR="008E65BF" w:rsidRPr="00AE6E6A" w:rsidRDefault="00000000">
      <w:pPr>
        <w:pStyle w:val="Compact"/>
        <w:numPr>
          <w:ilvl w:val="0"/>
          <w:numId w:val="7"/>
        </w:numPr>
      </w:pPr>
      <w:r w:rsidRPr="00AE6E6A">
        <w:t>Pflegepersonal: z. B. Anerkennung Pflege, Sprachschule, Fachsprachenprüfung, Vorbereitungskurs Kenntnisprüfung, Kenntnisprüfung und Jobangebote.</w:t>
      </w:r>
    </w:p>
    <w:p w14:paraId="5F6C7C2A" w14:textId="77777777" w:rsidR="008E65BF" w:rsidRPr="00AE6E6A" w:rsidRDefault="00000000">
      <w:pPr>
        <w:pStyle w:val="FirstParagraph"/>
      </w:pPr>
      <w:r w:rsidRPr="00AE6E6A">
        <w:t xml:space="preserve">Diese Beispiele dienen als Validierung der Modellierungsfähigkeit. Die Plattform soll nicht auf genau diese Berufsgruppen festgelegt sein. Neue Surveys sollen mit denselben </w:t>
      </w:r>
      <w:proofErr w:type="spellStart"/>
      <w:r w:rsidRPr="00AE6E6A">
        <w:t>Step</w:t>
      </w:r>
      <w:proofErr w:type="spellEnd"/>
      <w:r w:rsidRPr="00AE6E6A">
        <w:t>-Typen, Bedingungen und Partnermechaniken angelegt werden können.</w:t>
      </w:r>
    </w:p>
    <w:p w14:paraId="5FE43BE3" w14:textId="77777777" w:rsidR="008E65BF" w:rsidRPr="00AE6E6A" w:rsidRDefault="00000000">
      <w:pPr>
        <w:pStyle w:val="Textkrper"/>
      </w:pPr>
      <w:r w:rsidRPr="00AE6E6A">
        <w:t>Im Ärzte-Beispiel kann eine Etappe typischerweise so aussehen: Der Nutzer wählt, ob er Dokumente selbst hochlädt oder einen Partner nutzt. Bei Upload wird ein Dokumentenschritt sichtbar; bei Partnernutzung wird eine Partnerauswahl sichtbar. Der zugehörige Meilenstein wird erst abgeschlossen, wenn die erforderlichen Nachweise oder Partnerfreigaben vorliegen.</w:t>
      </w:r>
    </w:p>
    <w:p w14:paraId="51DA4B21" w14:textId="77777777" w:rsidR="008E65BF" w:rsidRPr="00AE6E6A" w:rsidRDefault="00000000">
      <w:pPr>
        <w:pStyle w:val="berschrift3"/>
      </w:pPr>
      <w:bookmarkStart w:id="15" w:name="partnerfunktionen"/>
      <w:bookmarkEnd w:id="14"/>
      <w:r w:rsidRPr="00AE6E6A">
        <w:t>5.5 Partnerfunktionen</w:t>
      </w:r>
    </w:p>
    <w:p w14:paraId="3E811EC2" w14:textId="77777777" w:rsidR="008E65BF" w:rsidRPr="00AE6E6A" w:rsidRDefault="00000000">
      <w:pPr>
        <w:pStyle w:val="Compact"/>
        <w:numPr>
          <w:ilvl w:val="0"/>
          <w:numId w:val="8"/>
        </w:numPr>
      </w:pPr>
      <w:r w:rsidRPr="00AE6E6A">
        <w:t>Nutzer müssen passende Partner auswählen können.</w:t>
      </w:r>
    </w:p>
    <w:p w14:paraId="7A85D649" w14:textId="77777777" w:rsidR="008E65BF" w:rsidRPr="00AE6E6A" w:rsidRDefault="00000000">
      <w:pPr>
        <w:pStyle w:val="Compact"/>
        <w:numPr>
          <w:ilvl w:val="0"/>
          <w:numId w:val="8"/>
        </w:numPr>
      </w:pPr>
      <w:r w:rsidRPr="00AE6E6A">
        <w:t>Partner müssen ihre eingereichten Nutzer sehen.</w:t>
      </w:r>
    </w:p>
    <w:p w14:paraId="7B7A983D" w14:textId="77777777" w:rsidR="008E65BF" w:rsidRPr="00AE6E6A" w:rsidRDefault="00000000">
      <w:pPr>
        <w:pStyle w:val="Compact"/>
        <w:numPr>
          <w:ilvl w:val="0"/>
          <w:numId w:val="8"/>
        </w:numPr>
      </w:pPr>
      <w:r w:rsidRPr="00AE6E6A">
        <w:t>Partner müssen abgeschlossene Fälle getrennt von aktiven Fällen sehen.</w:t>
      </w:r>
    </w:p>
    <w:p w14:paraId="292F67C1" w14:textId="77777777" w:rsidR="008E65BF" w:rsidRPr="00AE6E6A" w:rsidRDefault="00000000">
      <w:pPr>
        <w:pStyle w:val="Compact"/>
        <w:numPr>
          <w:ilvl w:val="0"/>
          <w:numId w:val="8"/>
        </w:numPr>
      </w:pPr>
      <w:r w:rsidRPr="00AE6E6A">
        <w:t>Partner müssen Meilensteine freigeben und Nachweise hochladen können.</w:t>
      </w:r>
    </w:p>
    <w:p w14:paraId="1AAC19E1" w14:textId="77777777" w:rsidR="008E65BF" w:rsidRPr="00AE6E6A" w:rsidRDefault="00000000">
      <w:pPr>
        <w:pStyle w:val="Compact"/>
        <w:numPr>
          <w:ilvl w:val="0"/>
          <w:numId w:val="8"/>
        </w:numPr>
      </w:pPr>
      <w:r w:rsidRPr="00AE6E6A">
        <w:t xml:space="preserve">Partner müssen </w:t>
      </w:r>
      <w:proofErr w:type="spellStart"/>
      <w:r w:rsidRPr="00AE6E6A">
        <w:t>Insights</w:t>
      </w:r>
      <w:proofErr w:type="spellEnd"/>
      <w:r w:rsidRPr="00AE6E6A">
        <w:t xml:space="preserve"> zu Anfragen, Fortschritt und Funnel erhalten.</w:t>
      </w:r>
    </w:p>
    <w:p w14:paraId="57697A25" w14:textId="77777777" w:rsidR="008E65BF" w:rsidRPr="00AE6E6A" w:rsidRDefault="00000000">
      <w:pPr>
        <w:pStyle w:val="berschrift3"/>
      </w:pPr>
      <w:bookmarkStart w:id="16" w:name="adminfunktionen"/>
      <w:bookmarkEnd w:id="15"/>
      <w:r w:rsidRPr="00AE6E6A">
        <w:t xml:space="preserve">5.6 </w:t>
      </w:r>
      <w:proofErr w:type="spellStart"/>
      <w:r w:rsidRPr="00AE6E6A">
        <w:t>Adminfunktionen</w:t>
      </w:r>
      <w:proofErr w:type="spellEnd"/>
    </w:p>
    <w:p w14:paraId="047FBA22" w14:textId="77777777" w:rsidR="008E65BF" w:rsidRPr="00AE6E6A" w:rsidRDefault="00000000">
      <w:pPr>
        <w:pStyle w:val="Compact"/>
        <w:numPr>
          <w:ilvl w:val="0"/>
          <w:numId w:val="9"/>
        </w:numPr>
      </w:pPr>
      <w:r w:rsidRPr="00AE6E6A">
        <w:t xml:space="preserve">Admins müssen Nutzer, Partner, Surveys, </w:t>
      </w:r>
      <w:proofErr w:type="spellStart"/>
      <w:r w:rsidRPr="00AE6E6A">
        <w:t>Steps</w:t>
      </w:r>
      <w:proofErr w:type="spellEnd"/>
      <w:r w:rsidRPr="00AE6E6A">
        <w:t>, CMS-Inhalte und E-Mail-Vorlagen verwalten können.</w:t>
      </w:r>
    </w:p>
    <w:p w14:paraId="331451EA" w14:textId="77777777" w:rsidR="008E65BF" w:rsidRPr="00AE6E6A" w:rsidRDefault="00000000">
      <w:pPr>
        <w:pStyle w:val="Compact"/>
        <w:numPr>
          <w:ilvl w:val="0"/>
          <w:numId w:val="9"/>
        </w:numPr>
      </w:pPr>
      <w:r w:rsidRPr="00AE6E6A">
        <w:t xml:space="preserve">Admins müssen </w:t>
      </w:r>
      <w:proofErr w:type="spellStart"/>
      <w:r w:rsidRPr="00AE6E6A">
        <w:t>Step</w:t>
      </w:r>
      <w:proofErr w:type="spellEnd"/>
      <w:r w:rsidRPr="00AE6E6A">
        <w:t>-Logik, Bedingungen, Felder, Reihenfolge und Templates bearbeiten können.</w:t>
      </w:r>
    </w:p>
    <w:p w14:paraId="2D975440" w14:textId="77777777" w:rsidR="008E65BF" w:rsidRPr="00AE6E6A" w:rsidRDefault="00000000">
      <w:pPr>
        <w:pStyle w:val="Compact"/>
        <w:numPr>
          <w:ilvl w:val="0"/>
          <w:numId w:val="9"/>
        </w:numPr>
      </w:pPr>
      <w:r w:rsidRPr="00AE6E6A">
        <w:t>Admins müssen Nutzerfortschritt einsehen und bearbeiten können.</w:t>
      </w:r>
    </w:p>
    <w:p w14:paraId="2187F7B7" w14:textId="77777777" w:rsidR="008E65BF" w:rsidRPr="00AE6E6A" w:rsidRDefault="00000000">
      <w:pPr>
        <w:pStyle w:val="Compact"/>
        <w:numPr>
          <w:ilvl w:val="0"/>
          <w:numId w:val="9"/>
        </w:numPr>
      </w:pPr>
      <w:r w:rsidRPr="00AE6E6A">
        <w:t xml:space="preserve">Admins müssen Nutzer </w:t>
      </w:r>
      <w:proofErr w:type="spellStart"/>
      <w:r w:rsidRPr="00AE6E6A">
        <w:t>impersonieren</w:t>
      </w:r>
      <w:proofErr w:type="spellEnd"/>
      <w:r w:rsidRPr="00AE6E6A">
        <w:t xml:space="preserve"> können.</w:t>
      </w:r>
    </w:p>
    <w:p w14:paraId="7836E07F" w14:textId="77777777" w:rsidR="008E65BF" w:rsidRPr="00AE6E6A" w:rsidRDefault="00000000">
      <w:pPr>
        <w:pStyle w:val="berschrift3"/>
      </w:pPr>
      <w:bookmarkStart w:id="17" w:name="datei--und-upload-sicherheit"/>
      <w:bookmarkEnd w:id="16"/>
      <w:r w:rsidRPr="00AE6E6A">
        <w:t>5.7 Datei- und Upload-Sicherheit</w:t>
      </w:r>
    </w:p>
    <w:p w14:paraId="6C4F711A" w14:textId="77777777" w:rsidR="008E65BF" w:rsidRPr="00AE6E6A" w:rsidRDefault="00000000">
      <w:pPr>
        <w:pStyle w:val="Compact"/>
        <w:numPr>
          <w:ilvl w:val="0"/>
          <w:numId w:val="10"/>
        </w:numPr>
      </w:pPr>
      <w:r w:rsidRPr="00AE6E6A">
        <w:t>Uploads müssen auf erlaubte Dateitypen begrenzt werden.</w:t>
      </w:r>
    </w:p>
    <w:p w14:paraId="3EB2F426" w14:textId="77777777" w:rsidR="008E65BF" w:rsidRPr="00AE6E6A" w:rsidRDefault="00000000">
      <w:pPr>
        <w:pStyle w:val="Compact"/>
        <w:numPr>
          <w:ilvl w:val="0"/>
          <w:numId w:val="10"/>
        </w:numPr>
      </w:pPr>
      <w:r w:rsidRPr="00AE6E6A">
        <w:t>Aktive Inhalte wie HTML, SVG oder JavaScript müssen blockiert werden.</w:t>
      </w:r>
    </w:p>
    <w:p w14:paraId="724D1976" w14:textId="77777777" w:rsidR="008E65BF" w:rsidRPr="00AE6E6A" w:rsidRDefault="00000000">
      <w:pPr>
        <w:pStyle w:val="Compact"/>
        <w:numPr>
          <w:ilvl w:val="0"/>
          <w:numId w:val="10"/>
        </w:numPr>
      </w:pPr>
      <w:r w:rsidRPr="00AE6E6A">
        <w:t>Dateinamen müssen sicher normalisiert werden.</w:t>
      </w:r>
    </w:p>
    <w:p w14:paraId="12D6C4E6" w14:textId="77777777" w:rsidR="008E65BF" w:rsidRPr="00AE6E6A" w:rsidRDefault="00000000">
      <w:pPr>
        <w:pStyle w:val="Compact"/>
        <w:numPr>
          <w:ilvl w:val="0"/>
          <w:numId w:val="10"/>
        </w:numPr>
      </w:pPr>
      <w:r w:rsidRPr="00AE6E6A">
        <w:lastRenderedPageBreak/>
        <w:t>Datei-Downloads müssen auf Owner, Admin oder berechtigte Partner begrenzt sein.</w:t>
      </w:r>
    </w:p>
    <w:p w14:paraId="544C56F0" w14:textId="77777777" w:rsidR="008E65BF" w:rsidRPr="00AE6E6A" w:rsidRDefault="00000000">
      <w:pPr>
        <w:pStyle w:val="Compact"/>
        <w:numPr>
          <w:ilvl w:val="0"/>
          <w:numId w:val="10"/>
        </w:numPr>
      </w:pPr>
      <w:proofErr w:type="spellStart"/>
      <w:r w:rsidRPr="00AE6E6A">
        <w:t>Uploadgrößen</w:t>
      </w:r>
      <w:proofErr w:type="spellEnd"/>
      <w:r w:rsidRPr="00AE6E6A">
        <w:t xml:space="preserve"> müssen begrenzt werden.</w:t>
      </w:r>
    </w:p>
    <w:p w14:paraId="0FB0158C" w14:textId="77777777" w:rsidR="008E65BF" w:rsidRPr="00AE6E6A" w:rsidRDefault="00000000">
      <w:pPr>
        <w:pStyle w:val="berschrift3"/>
      </w:pPr>
      <w:bookmarkStart w:id="18" w:name="performance-und-betrieb"/>
      <w:bookmarkEnd w:id="17"/>
      <w:r w:rsidRPr="00AE6E6A">
        <w:t>5.8 Performance und Betrieb</w:t>
      </w:r>
    </w:p>
    <w:p w14:paraId="713765F6" w14:textId="77777777" w:rsidR="008E65BF" w:rsidRPr="00AE6E6A" w:rsidRDefault="00000000">
      <w:pPr>
        <w:pStyle w:val="Compact"/>
        <w:numPr>
          <w:ilvl w:val="0"/>
          <w:numId w:val="11"/>
        </w:numPr>
      </w:pPr>
      <w:r w:rsidRPr="00AE6E6A">
        <w:t>Dashboard-</w:t>
      </w:r>
      <w:proofErr w:type="spellStart"/>
      <w:r w:rsidRPr="00AE6E6A">
        <w:t>Reloads</w:t>
      </w:r>
      <w:proofErr w:type="spellEnd"/>
      <w:r w:rsidRPr="00AE6E6A">
        <w:t xml:space="preserve"> müssen performant sein.</w:t>
      </w:r>
    </w:p>
    <w:p w14:paraId="754F80DB" w14:textId="77777777" w:rsidR="008E65BF" w:rsidRPr="00AE6E6A" w:rsidRDefault="00000000">
      <w:pPr>
        <w:pStyle w:val="Compact"/>
        <w:numPr>
          <w:ilvl w:val="0"/>
          <w:numId w:val="11"/>
        </w:numPr>
      </w:pPr>
      <w:r w:rsidRPr="00AE6E6A">
        <w:t>Das User-Dashboard soll initial mit einem Bootstrap-Request geladen werden.</w:t>
      </w:r>
    </w:p>
    <w:p w14:paraId="060F4062" w14:textId="77777777" w:rsidR="008E65BF" w:rsidRPr="00AE6E6A" w:rsidRDefault="00000000">
      <w:pPr>
        <w:pStyle w:val="Compact"/>
        <w:numPr>
          <w:ilvl w:val="0"/>
          <w:numId w:val="11"/>
        </w:numPr>
      </w:pPr>
      <w:r w:rsidRPr="00AE6E6A">
        <w:t>Admin- und Partnerlisten müssen ohne serielle N+1-Abfragen funktionieren.</w:t>
      </w:r>
    </w:p>
    <w:p w14:paraId="12259598" w14:textId="77777777" w:rsidR="008E65BF" w:rsidRPr="00AE6E6A" w:rsidRDefault="00000000">
      <w:pPr>
        <w:pStyle w:val="Compact"/>
        <w:numPr>
          <w:ilvl w:val="0"/>
          <w:numId w:val="11"/>
        </w:numPr>
      </w:pPr>
      <w:r w:rsidRPr="00AE6E6A">
        <w:t>Relevante MongoDB-Indizes müssen beim Backend-Start sichergestellt werden.</w:t>
      </w:r>
    </w:p>
    <w:p w14:paraId="46E89F37" w14:textId="77777777" w:rsidR="008E65BF" w:rsidRPr="00AE6E6A" w:rsidRDefault="00000000">
      <w:pPr>
        <w:pStyle w:val="Compact"/>
        <w:numPr>
          <w:ilvl w:val="0"/>
          <w:numId w:val="11"/>
        </w:numPr>
      </w:pPr>
      <w:r w:rsidRPr="00AE6E6A">
        <w:t>Lokale Daten müssen über einen kanonischen Baseline-Seed reproduzierbar sein.</w:t>
      </w:r>
    </w:p>
    <w:p w14:paraId="6530E741" w14:textId="77777777" w:rsidR="008E65BF" w:rsidRPr="00AE6E6A" w:rsidRDefault="00000000">
      <w:pPr>
        <w:pStyle w:val="berschrift2"/>
      </w:pPr>
      <w:bookmarkStart w:id="19" w:name="soll-anforderungen"/>
      <w:bookmarkEnd w:id="10"/>
      <w:bookmarkEnd w:id="18"/>
      <w:r w:rsidRPr="00AE6E6A">
        <w:t>6. Soll-Anforderungen</w:t>
      </w:r>
    </w:p>
    <w:p w14:paraId="2024A67F" w14:textId="77777777" w:rsidR="008E65BF" w:rsidRPr="00AE6E6A" w:rsidRDefault="00000000">
      <w:pPr>
        <w:pStyle w:val="Compact"/>
        <w:numPr>
          <w:ilvl w:val="0"/>
          <w:numId w:val="12"/>
        </w:numPr>
      </w:pPr>
      <w:r w:rsidRPr="00AE6E6A">
        <w:t>Landingpage und Auth-Flows sollen je Survey konfigurierbares Branding verwenden.</w:t>
      </w:r>
    </w:p>
    <w:p w14:paraId="39140F9C" w14:textId="77777777" w:rsidR="008E65BF" w:rsidRPr="00AE6E6A" w:rsidRDefault="00000000">
      <w:pPr>
        <w:pStyle w:val="Compact"/>
        <w:numPr>
          <w:ilvl w:val="0"/>
          <w:numId w:val="12"/>
        </w:numPr>
      </w:pPr>
      <w:r w:rsidRPr="00AE6E6A">
        <w:t>E-Mail-Texte sollen über Admin-Oberfläche bearbeitbar sein.</w:t>
      </w:r>
    </w:p>
    <w:p w14:paraId="51A7935C" w14:textId="77777777" w:rsidR="008E65BF" w:rsidRPr="00AE6E6A" w:rsidRDefault="00000000">
      <w:pPr>
        <w:pStyle w:val="Compact"/>
        <w:numPr>
          <w:ilvl w:val="0"/>
          <w:numId w:val="12"/>
        </w:numPr>
      </w:pPr>
      <w:r w:rsidRPr="00AE6E6A">
        <w:t>Partner-</w:t>
      </w:r>
      <w:proofErr w:type="spellStart"/>
      <w:r w:rsidRPr="00AE6E6A">
        <w:t>Matching</w:t>
      </w:r>
      <w:proofErr w:type="spellEnd"/>
      <w:r w:rsidRPr="00AE6E6A">
        <w:t xml:space="preserve"> soll anhand von Tags und Nutzerprofilen unterstützt werden.</w:t>
      </w:r>
    </w:p>
    <w:p w14:paraId="24CD1966" w14:textId="77777777" w:rsidR="008E65BF" w:rsidRPr="000F579F" w:rsidRDefault="00000000">
      <w:pPr>
        <w:pStyle w:val="Compact"/>
        <w:numPr>
          <w:ilvl w:val="0"/>
          <w:numId w:val="12"/>
        </w:numPr>
        <w:rPr>
          <w:lang w:val="en-US"/>
          <w:rPrChange w:id="20" w:author="Christopher Günther" w:date="2026-07-14T17:06:00Z" w16du:dateUtc="2026-07-14T15:06:00Z">
            <w:rPr/>
          </w:rPrChange>
        </w:rPr>
      </w:pPr>
      <w:r w:rsidRPr="000F579F">
        <w:rPr>
          <w:lang w:val="en-US"/>
          <w:rPrChange w:id="21" w:author="Christopher Günther" w:date="2026-07-14T17:06:00Z" w16du:dateUtc="2026-07-14T15:06:00Z">
            <w:rPr/>
          </w:rPrChange>
        </w:rPr>
        <w:t xml:space="preserve">Admin-Step-Editor </w:t>
      </w:r>
      <w:proofErr w:type="spellStart"/>
      <w:r w:rsidRPr="000F579F">
        <w:rPr>
          <w:lang w:val="en-US"/>
          <w:rPrChange w:id="22" w:author="Christopher Günther" w:date="2026-07-14T17:06:00Z" w16du:dateUtc="2026-07-14T15:06:00Z">
            <w:rPr/>
          </w:rPrChange>
        </w:rPr>
        <w:t>soll</w:t>
      </w:r>
      <w:proofErr w:type="spellEnd"/>
      <w:r w:rsidRPr="000F579F">
        <w:rPr>
          <w:lang w:val="en-US"/>
          <w:rPrChange w:id="23" w:author="Christopher Günther" w:date="2026-07-14T17:06:00Z" w16du:dateUtc="2026-07-14T15:06:00Z">
            <w:rPr/>
          </w:rPrChange>
        </w:rPr>
        <w:t xml:space="preserve"> </w:t>
      </w:r>
      <w:proofErr w:type="spellStart"/>
      <w:r w:rsidRPr="000F579F">
        <w:rPr>
          <w:lang w:val="en-US"/>
          <w:rPrChange w:id="24" w:author="Christopher Günther" w:date="2026-07-14T17:06:00Z" w16du:dateUtc="2026-07-14T15:06:00Z">
            <w:rPr/>
          </w:rPrChange>
        </w:rPr>
        <w:t>Flowbuilder</w:t>
      </w:r>
      <w:proofErr w:type="spellEnd"/>
      <w:r w:rsidRPr="000F579F">
        <w:rPr>
          <w:lang w:val="en-US"/>
          <w:rPrChange w:id="25" w:author="Christopher Günther" w:date="2026-07-14T17:06:00Z" w16du:dateUtc="2026-07-14T15:06:00Z">
            <w:rPr/>
          </w:rPrChange>
        </w:rPr>
        <w:t>, Simulator und Layout-</w:t>
      </w:r>
      <w:proofErr w:type="spellStart"/>
      <w:r w:rsidRPr="000F579F">
        <w:rPr>
          <w:lang w:val="en-US"/>
          <w:rPrChange w:id="26" w:author="Christopher Günther" w:date="2026-07-14T17:06:00Z" w16du:dateUtc="2026-07-14T15:06:00Z">
            <w:rPr/>
          </w:rPrChange>
        </w:rPr>
        <w:t>Persistenz</w:t>
      </w:r>
      <w:proofErr w:type="spellEnd"/>
      <w:r w:rsidRPr="000F579F">
        <w:rPr>
          <w:lang w:val="en-US"/>
          <w:rPrChange w:id="27" w:author="Christopher Günther" w:date="2026-07-14T17:06:00Z" w16du:dateUtc="2026-07-14T15:06:00Z">
            <w:rPr/>
          </w:rPrChange>
        </w:rPr>
        <w:t xml:space="preserve"> </w:t>
      </w:r>
      <w:proofErr w:type="spellStart"/>
      <w:r w:rsidRPr="000F579F">
        <w:rPr>
          <w:lang w:val="en-US"/>
          <w:rPrChange w:id="28" w:author="Christopher Günther" w:date="2026-07-14T17:06:00Z" w16du:dateUtc="2026-07-14T15:06:00Z">
            <w:rPr/>
          </w:rPrChange>
        </w:rPr>
        <w:t>bieten</w:t>
      </w:r>
      <w:proofErr w:type="spellEnd"/>
      <w:r w:rsidRPr="000F579F">
        <w:rPr>
          <w:lang w:val="en-US"/>
          <w:rPrChange w:id="29" w:author="Christopher Günther" w:date="2026-07-14T17:06:00Z" w16du:dateUtc="2026-07-14T15:06:00Z">
            <w:rPr/>
          </w:rPrChange>
        </w:rPr>
        <w:t>.</w:t>
      </w:r>
    </w:p>
    <w:p w14:paraId="6B5423E3" w14:textId="77777777" w:rsidR="008E65BF" w:rsidRPr="00AE6E6A" w:rsidRDefault="00000000">
      <w:pPr>
        <w:pStyle w:val="Compact"/>
        <w:numPr>
          <w:ilvl w:val="0"/>
          <w:numId w:val="12"/>
        </w:numPr>
      </w:pPr>
      <w:r w:rsidRPr="00AE6E6A">
        <w:t>Tests sollen zentrale Journey-, Partner-, Security- und Performance-Fälle abdecken.</w:t>
      </w:r>
    </w:p>
    <w:p w14:paraId="15F1A065" w14:textId="77777777" w:rsidR="008E65BF" w:rsidRPr="00AE6E6A" w:rsidRDefault="00000000">
      <w:pPr>
        <w:pStyle w:val="berschrift2"/>
      </w:pPr>
      <w:bookmarkStart w:id="30" w:name="kann-anforderungen"/>
      <w:bookmarkEnd w:id="19"/>
      <w:r w:rsidRPr="00AE6E6A">
        <w:t>7. Kann-Anforderungen</w:t>
      </w:r>
    </w:p>
    <w:p w14:paraId="71A30FF1" w14:textId="77777777" w:rsidR="008E65BF" w:rsidRPr="00AE6E6A" w:rsidRDefault="00000000">
      <w:pPr>
        <w:pStyle w:val="Compact"/>
        <w:numPr>
          <w:ilvl w:val="0"/>
          <w:numId w:val="13"/>
        </w:numPr>
      </w:pPr>
      <w:r w:rsidRPr="00AE6E6A">
        <w:t xml:space="preserve">Export und Import von </w:t>
      </w:r>
      <w:proofErr w:type="spellStart"/>
      <w:r w:rsidRPr="00AE6E6A">
        <w:t>Step</w:t>
      </w:r>
      <w:proofErr w:type="spellEnd"/>
      <w:r w:rsidRPr="00AE6E6A">
        <w:t>-Konfigurationen als JSON.</w:t>
      </w:r>
    </w:p>
    <w:p w14:paraId="17A774CF" w14:textId="77777777" w:rsidR="008E65BF" w:rsidRPr="00AE6E6A" w:rsidRDefault="00000000">
      <w:pPr>
        <w:pStyle w:val="Compact"/>
        <w:numPr>
          <w:ilvl w:val="0"/>
          <w:numId w:val="13"/>
        </w:numPr>
      </w:pPr>
      <w:r w:rsidRPr="00AE6E6A">
        <w:t>Webhook-Integration für externe Systeme.</w:t>
      </w:r>
    </w:p>
    <w:p w14:paraId="0E38DE2D" w14:textId="77777777" w:rsidR="008E65BF" w:rsidRPr="00AE6E6A" w:rsidRDefault="00000000">
      <w:pPr>
        <w:pStyle w:val="Compact"/>
        <w:numPr>
          <w:ilvl w:val="0"/>
          <w:numId w:val="13"/>
        </w:numPr>
      </w:pPr>
      <w:r w:rsidRPr="00AE6E6A">
        <w:t xml:space="preserve">Wöchentliche </w:t>
      </w:r>
      <w:proofErr w:type="spellStart"/>
      <w:r w:rsidRPr="00AE6E6A">
        <w:t>Insights</w:t>
      </w:r>
      <w:proofErr w:type="spellEnd"/>
      <w:r w:rsidRPr="00AE6E6A">
        <w:t>-E-Mail an Partner.</w:t>
      </w:r>
    </w:p>
    <w:p w14:paraId="36B027EF" w14:textId="77777777" w:rsidR="008E65BF" w:rsidRPr="00AE6E6A" w:rsidRDefault="00000000">
      <w:pPr>
        <w:pStyle w:val="Compact"/>
        <w:numPr>
          <w:ilvl w:val="0"/>
          <w:numId w:val="13"/>
        </w:numPr>
      </w:pPr>
      <w:r w:rsidRPr="00AE6E6A">
        <w:t>Lokale Speicherung externer Branding-Assets.</w:t>
      </w:r>
    </w:p>
    <w:p w14:paraId="1EF8CF85" w14:textId="77777777" w:rsidR="008E65BF" w:rsidRPr="00AE6E6A" w:rsidRDefault="00000000">
      <w:pPr>
        <w:pStyle w:val="Compact"/>
        <w:numPr>
          <w:ilvl w:val="0"/>
          <w:numId w:val="13"/>
        </w:numPr>
      </w:pPr>
      <w:r w:rsidRPr="00AE6E6A">
        <w:t>Spezielle Registrierungsfelder pro Survey.</w:t>
      </w:r>
    </w:p>
    <w:p w14:paraId="4A3DF709" w14:textId="77777777" w:rsidR="008E65BF" w:rsidRPr="00AE6E6A" w:rsidRDefault="00000000">
      <w:pPr>
        <w:pStyle w:val="berschrift2"/>
      </w:pPr>
      <w:bookmarkStart w:id="31" w:name="nicht-ziele"/>
      <w:bookmarkEnd w:id="30"/>
      <w:r w:rsidRPr="00AE6E6A">
        <w:t>8. Nicht-Ziele</w:t>
      </w:r>
    </w:p>
    <w:p w14:paraId="463AE651" w14:textId="77777777" w:rsidR="008E65BF" w:rsidRPr="00AE6E6A" w:rsidRDefault="00000000">
      <w:pPr>
        <w:pStyle w:val="Compact"/>
        <w:numPr>
          <w:ilvl w:val="0"/>
          <w:numId w:val="14"/>
        </w:numPr>
      </w:pPr>
      <w:r w:rsidRPr="00AE6E6A">
        <w:t>Die Plattform ersetzt keine rechtliche Beratung.</w:t>
      </w:r>
    </w:p>
    <w:p w14:paraId="5CA2874B" w14:textId="77777777" w:rsidR="008E65BF" w:rsidRPr="00AE6E6A" w:rsidRDefault="00000000">
      <w:pPr>
        <w:pStyle w:val="Compact"/>
        <w:numPr>
          <w:ilvl w:val="0"/>
          <w:numId w:val="14"/>
        </w:numPr>
      </w:pPr>
      <w:r w:rsidRPr="00AE6E6A">
        <w:t>Die Plattform garantiert keine Anerkennung, Prüfungszulassung, Partnerleistung oder Jobvermittlung.</w:t>
      </w:r>
    </w:p>
    <w:p w14:paraId="622D283A" w14:textId="77777777" w:rsidR="008E65BF" w:rsidRPr="00AE6E6A" w:rsidRDefault="00000000">
      <w:pPr>
        <w:pStyle w:val="Compact"/>
        <w:numPr>
          <w:ilvl w:val="0"/>
          <w:numId w:val="14"/>
        </w:numPr>
      </w:pPr>
      <w:r w:rsidRPr="00AE6E6A">
        <w:t>Die Plattform ist kein vollständiges CRM oder Bewerbermanagementsystem.</w:t>
      </w:r>
    </w:p>
    <w:p w14:paraId="796D2D0E" w14:textId="77777777" w:rsidR="008E65BF" w:rsidRPr="00AE6E6A" w:rsidRDefault="00000000">
      <w:pPr>
        <w:pStyle w:val="Compact"/>
        <w:numPr>
          <w:ilvl w:val="0"/>
          <w:numId w:val="14"/>
        </w:numPr>
      </w:pPr>
      <w:r w:rsidRPr="00AE6E6A">
        <w:t>Fachliche, rechtliche oder behördliche Entscheidungen werden nicht automatisiert.</w:t>
      </w:r>
    </w:p>
    <w:p w14:paraId="6C66792E" w14:textId="77777777" w:rsidR="008E65BF" w:rsidRPr="00AE6E6A" w:rsidRDefault="00000000">
      <w:pPr>
        <w:pStyle w:val="berschrift2"/>
      </w:pPr>
      <w:bookmarkStart w:id="32" w:name="rahmenbedingungen"/>
      <w:bookmarkEnd w:id="31"/>
      <w:r w:rsidRPr="00AE6E6A">
        <w:t>9. Rahmenbedingungen</w:t>
      </w:r>
    </w:p>
    <w:p w14:paraId="3243C6BC" w14:textId="77777777" w:rsidR="008E65BF" w:rsidRPr="00AE6E6A" w:rsidRDefault="00000000">
      <w:pPr>
        <w:pStyle w:val="Compact"/>
        <w:numPr>
          <w:ilvl w:val="0"/>
          <w:numId w:val="15"/>
        </w:numPr>
      </w:pPr>
      <w:r w:rsidRPr="00AE6E6A">
        <w:t>Backend: Python/</w:t>
      </w:r>
      <w:proofErr w:type="spellStart"/>
      <w:r w:rsidRPr="00AE6E6A">
        <w:t>FastAPI</w:t>
      </w:r>
      <w:proofErr w:type="spellEnd"/>
      <w:r w:rsidRPr="00AE6E6A">
        <w:t>.</w:t>
      </w:r>
    </w:p>
    <w:p w14:paraId="6D2BD8DC" w14:textId="77777777" w:rsidR="008E65BF" w:rsidRPr="00AE6E6A" w:rsidRDefault="00000000">
      <w:pPr>
        <w:pStyle w:val="Compact"/>
        <w:numPr>
          <w:ilvl w:val="0"/>
          <w:numId w:val="15"/>
        </w:numPr>
      </w:pPr>
      <w:r w:rsidRPr="00AE6E6A">
        <w:t>Datenbank: MongoDB.</w:t>
      </w:r>
    </w:p>
    <w:p w14:paraId="462B6376" w14:textId="77777777" w:rsidR="008E65BF" w:rsidRPr="00AE6E6A" w:rsidRDefault="00000000">
      <w:pPr>
        <w:pStyle w:val="Compact"/>
        <w:numPr>
          <w:ilvl w:val="0"/>
          <w:numId w:val="15"/>
        </w:numPr>
      </w:pPr>
      <w:r w:rsidRPr="00AE6E6A">
        <w:t>Frontend: React/CRACO.</w:t>
      </w:r>
    </w:p>
    <w:p w14:paraId="0993834E" w14:textId="77777777" w:rsidR="008E65BF" w:rsidRPr="00AE6E6A" w:rsidRDefault="00000000">
      <w:pPr>
        <w:pStyle w:val="Compact"/>
        <w:numPr>
          <w:ilvl w:val="0"/>
          <w:numId w:val="15"/>
        </w:numPr>
      </w:pPr>
      <w:r w:rsidRPr="00AE6E6A">
        <w:t xml:space="preserve">Lokaler Betrieb: Docker </w:t>
      </w:r>
      <w:proofErr w:type="spellStart"/>
      <w:r w:rsidRPr="00AE6E6A">
        <w:t>Compose</w:t>
      </w:r>
      <w:proofErr w:type="spellEnd"/>
      <w:r w:rsidRPr="00AE6E6A">
        <w:t xml:space="preserve"> für MongoDB und </w:t>
      </w:r>
      <w:proofErr w:type="gramStart"/>
      <w:r w:rsidRPr="00AE6E6A">
        <w:t>Backend</w:t>
      </w:r>
      <w:proofErr w:type="gramEnd"/>
      <w:r w:rsidRPr="00AE6E6A">
        <w:t>, Frontend auf Port 3000.</w:t>
      </w:r>
    </w:p>
    <w:p w14:paraId="7B210E37" w14:textId="77777777" w:rsidR="008E65BF" w:rsidRPr="00AE6E6A" w:rsidRDefault="00000000">
      <w:pPr>
        <w:pStyle w:val="Compact"/>
        <w:numPr>
          <w:ilvl w:val="0"/>
          <w:numId w:val="15"/>
        </w:numPr>
      </w:pPr>
      <w:r w:rsidRPr="00AE6E6A">
        <w:t xml:space="preserve">Persistente </w:t>
      </w:r>
      <w:proofErr w:type="spellStart"/>
      <w:r w:rsidRPr="00AE6E6A">
        <w:t>Volumes</w:t>
      </w:r>
      <w:proofErr w:type="spellEnd"/>
      <w:r w:rsidRPr="00AE6E6A">
        <w:t xml:space="preserve"> für Datenbank, Uploads und Backend-</w:t>
      </w:r>
      <w:proofErr w:type="spellStart"/>
      <w:r w:rsidRPr="00AE6E6A">
        <w:t>Temp</w:t>
      </w:r>
      <w:proofErr w:type="spellEnd"/>
      <w:r w:rsidRPr="00AE6E6A">
        <w:t>-Dateien.</w:t>
      </w:r>
    </w:p>
    <w:p w14:paraId="3E2B4DBD" w14:textId="77777777" w:rsidR="008E65BF" w:rsidRPr="000F579F" w:rsidRDefault="00000000">
      <w:pPr>
        <w:pStyle w:val="Compact"/>
        <w:numPr>
          <w:ilvl w:val="0"/>
          <w:numId w:val="15"/>
        </w:numPr>
        <w:rPr>
          <w:lang w:val="en-US"/>
          <w:rPrChange w:id="33" w:author="Christopher Günther" w:date="2026-07-14T17:06:00Z" w16du:dateUtc="2026-07-14T15:06:00Z">
            <w:rPr/>
          </w:rPrChange>
        </w:rPr>
      </w:pPr>
      <w:proofErr w:type="spellStart"/>
      <w:r w:rsidRPr="000F579F">
        <w:rPr>
          <w:lang w:val="en-US"/>
          <w:rPrChange w:id="34" w:author="Christopher Günther" w:date="2026-07-14T17:06:00Z" w16du:dateUtc="2026-07-14T15:06:00Z">
            <w:rPr/>
          </w:rPrChange>
        </w:rPr>
        <w:t>Kanonischer</w:t>
      </w:r>
      <w:proofErr w:type="spellEnd"/>
      <w:r w:rsidRPr="000F579F">
        <w:rPr>
          <w:lang w:val="en-US"/>
          <w:rPrChange w:id="35" w:author="Christopher Günther" w:date="2026-07-14T17:06:00Z" w16du:dateUtc="2026-07-14T15:06:00Z">
            <w:rPr/>
          </w:rPrChange>
        </w:rPr>
        <w:t xml:space="preserve"> Seed: </w:t>
      </w:r>
      <w:r w:rsidRPr="000F579F">
        <w:rPr>
          <w:rStyle w:val="VerbatimChar"/>
          <w:lang w:val="en-US"/>
          <w:rPrChange w:id="36" w:author="Christopher Günther" w:date="2026-07-14T17:06:00Z" w16du:dateUtc="2026-07-14T15:06:00Z">
            <w:rPr>
              <w:rStyle w:val="VerbatimChar"/>
            </w:rPr>
          </w:rPrChange>
        </w:rPr>
        <w:t>backend/seed_baseline.py</w:t>
      </w:r>
      <w:r w:rsidRPr="000F579F">
        <w:rPr>
          <w:lang w:val="en-US"/>
          <w:rPrChange w:id="37" w:author="Christopher Günther" w:date="2026-07-14T17:06:00Z" w16du:dateUtc="2026-07-14T15:06:00Z">
            <w:rPr/>
          </w:rPrChange>
        </w:rPr>
        <w:t>.</w:t>
      </w:r>
    </w:p>
    <w:p w14:paraId="1E522BF2" w14:textId="77777777" w:rsidR="008E65BF" w:rsidRPr="00AE6E6A" w:rsidRDefault="00000000">
      <w:pPr>
        <w:pStyle w:val="berschrift2"/>
      </w:pPr>
      <w:bookmarkStart w:id="38" w:name="datenschutz-und-sicherheit"/>
      <w:bookmarkEnd w:id="32"/>
      <w:r w:rsidRPr="00AE6E6A">
        <w:lastRenderedPageBreak/>
        <w:t>10. Datenschutz und Sicherheit</w:t>
      </w:r>
    </w:p>
    <w:p w14:paraId="516CA60D" w14:textId="77777777" w:rsidR="008E65BF" w:rsidRPr="00AE6E6A" w:rsidRDefault="00000000">
      <w:pPr>
        <w:pStyle w:val="Compact"/>
        <w:numPr>
          <w:ilvl w:val="0"/>
          <w:numId w:val="16"/>
        </w:numPr>
      </w:pPr>
      <w:r w:rsidRPr="00AE6E6A">
        <w:t>Personenbezogene Daten dürfen nur rollenbasiert sichtbar sein.</w:t>
      </w:r>
    </w:p>
    <w:p w14:paraId="502B10F8" w14:textId="77777777" w:rsidR="008E65BF" w:rsidRPr="00AE6E6A" w:rsidRDefault="00000000">
      <w:pPr>
        <w:pStyle w:val="Compact"/>
        <w:numPr>
          <w:ilvl w:val="0"/>
          <w:numId w:val="16"/>
        </w:numPr>
      </w:pPr>
      <w:r w:rsidRPr="00AE6E6A">
        <w:t>Partner dürfen nur ihnen zugeordnete Nutzer und Dateien sehen.</w:t>
      </w:r>
    </w:p>
    <w:p w14:paraId="1F36E88A" w14:textId="77777777" w:rsidR="008E65BF" w:rsidRPr="00AE6E6A" w:rsidRDefault="00000000">
      <w:pPr>
        <w:pStyle w:val="Compact"/>
        <w:numPr>
          <w:ilvl w:val="0"/>
          <w:numId w:val="16"/>
        </w:numPr>
      </w:pPr>
      <w:r w:rsidRPr="00AE6E6A">
        <w:t>Uploads müssen gegen aktive Inhalte und Pfadmanipulation gehärtet sein.</w:t>
      </w:r>
    </w:p>
    <w:p w14:paraId="1883C5EF" w14:textId="77777777" w:rsidR="008E65BF" w:rsidRPr="00AE6E6A" w:rsidRDefault="00000000">
      <w:pPr>
        <w:pStyle w:val="Compact"/>
        <w:numPr>
          <w:ilvl w:val="0"/>
          <w:numId w:val="16"/>
        </w:numPr>
      </w:pPr>
      <w:r w:rsidRPr="00AE6E6A">
        <w:t>Audit-Logs sollen administrative Aktionen nachvollziehbar machen.</w:t>
      </w:r>
    </w:p>
    <w:p w14:paraId="124D2676" w14:textId="77777777" w:rsidR="008E65BF" w:rsidRPr="00AE6E6A" w:rsidRDefault="00000000">
      <w:pPr>
        <w:pStyle w:val="Compact"/>
        <w:numPr>
          <w:ilvl w:val="0"/>
          <w:numId w:val="16"/>
        </w:numPr>
      </w:pPr>
      <w:proofErr w:type="spellStart"/>
      <w:r w:rsidRPr="00AE6E6A">
        <w:t>Deployment</w:t>
      </w:r>
      <w:proofErr w:type="spellEnd"/>
      <w:r w:rsidRPr="00AE6E6A">
        <w:t xml:space="preserve">-Konfiguration muss ein ausreichend langes </w:t>
      </w:r>
      <w:r w:rsidRPr="00AE6E6A">
        <w:rPr>
          <w:rStyle w:val="VerbatimChar"/>
        </w:rPr>
        <w:t>JWT_SECRET</w:t>
      </w:r>
      <w:r w:rsidRPr="00AE6E6A">
        <w:t xml:space="preserve"> verwenden.</w:t>
      </w:r>
    </w:p>
    <w:p w14:paraId="34C93F08" w14:textId="77777777" w:rsidR="008E65BF" w:rsidRPr="00AE6E6A" w:rsidRDefault="00000000">
      <w:pPr>
        <w:pStyle w:val="berschrift2"/>
      </w:pPr>
      <w:bookmarkStart w:id="39" w:name="abnahmekriterien"/>
      <w:bookmarkEnd w:id="38"/>
      <w:r w:rsidRPr="00AE6E6A">
        <w:t>11. Abnahmekriterien</w:t>
      </w:r>
    </w:p>
    <w:p w14:paraId="2783D84B" w14:textId="77777777" w:rsidR="008E65BF" w:rsidRPr="00AE6E6A" w:rsidRDefault="00000000">
      <w:pPr>
        <w:pStyle w:val="FirstParagraph"/>
      </w:pPr>
      <w:r w:rsidRPr="00AE6E6A">
        <w:t>Die Software gilt für den aktuellen Umfang als abnahmefähig, wenn:</w:t>
      </w:r>
    </w:p>
    <w:p w14:paraId="080D8C8B" w14:textId="77777777" w:rsidR="008E65BF" w:rsidRPr="00AE6E6A" w:rsidRDefault="00000000">
      <w:pPr>
        <w:pStyle w:val="Compact"/>
        <w:numPr>
          <w:ilvl w:val="0"/>
          <w:numId w:val="17"/>
        </w:numPr>
      </w:pPr>
      <w:r w:rsidRPr="00AE6E6A">
        <w:t>Registrierung und Login für Nutzer, Partner und Admin funktionieren;</w:t>
      </w:r>
    </w:p>
    <w:p w14:paraId="0AD55511" w14:textId="77777777" w:rsidR="008E65BF" w:rsidRPr="00AE6E6A" w:rsidRDefault="00000000">
      <w:pPr>
        <w:pStyle w:val="Compact"/>
        <w:numPr>
          <w:ilvl w:val="0"/>
          <w:numId w:val="17"/>
        </w:numPr>
      </w:pPr>
      <w:r w:rsidRPr="00AE6E6A">
        <w:t xml:space="preserve">Survey-spezifische URLs wie </w:t>
      </w:r>
      <w:r w:rsidRPr="00AE6E6A">
        <w:rPr>
          <w:rStyle w:val="VerbatimChar"/>
        </w:rPr>
        <w:t>/s/pflege</w:t>
      </w:r>
      <w:r w:rsidRPr="00AE6E6A">
        <w:t xml:space="preserve"> und </w:t>
      </w:r>
      <w:r w:rsidRPr="00AE6E6A">
        <w:rPr>
          <w:rStyle w:val="VerbatimChar"/>
        </w:rPr>
        <w:t>/s/pflege/</w:t>
      </w:r>
      <w:proofErr w:type="spellStart"/>
      <w:r w:rsidRPr="00AE6E6A">
        <w:rPr>
          <w:rStyle w:val="VerbatimChar"/>
        </w:rPr>
        <w:t>register</w:t>
      </w:r>
      <w:proofErr w:type="spellEnd"/>
      <w:r w:rsidRPr="00AE6E6A">
        <w:t xml:space="preserve"> den jeweiligen Survey korrekt verwenden;</w:t>
      </w:r>
    </w:p>
    <w:p w14:paraId="352D12DE" w14:textId="77777777" w:rsidR="008E65BF" w:rsidRPr="00AE6E6A" w:rsidRDefault="00000000">
      <w:pPr>
        <w:pStyle w:val="Compact"/>
        <w:numPr>
          <w:ilvl w:val="0"/>
          <w:numId w:val="17"/>
        </w:numPr>
      </w:pPr>
      <w:r w:rsidRPr="00AE6E6A">
        <w:t>Nutzer nur Progress für den eigenen Survey erhalten;</w:t>
      </w:r>
    </w:p>
    <w:p w14:paraId="1D399023" w14:textId="77777777" w:rsidR="008E65BF" w:rsidRPr="00AE6E6A" w:rsidRDefault="00000000">
      <w:pPr>
        <w:pStyle w:val="Compact"/>
        <w:numPr>
          <w:ilvl w:val="0"/>
          <w:numId w:val="17"/>
        </w:numPr>
      </w:pPr>
      <w:r w:rsidRPr="00AE6E6A">
        <w:t>Partner nur berechtigte Nutzer und Dateien sehen;</w:t>
      </w:r>
    </w:p>
    <w:p w14:paraId="445B5F1D" w14:textId="77777777" w:rsidR="008E65BF" w:rsidRPr="00AE6E6A" w:rsidRDefault="00000000">
      <w:pPr>
        <w:pStyle w:val="Compact"/>
        <w:numPr>
          <w:ilvl w:val="0"/>
          <w:numId w:val="17"/>
        </w:numPr>
      </w:pPr>
      <w:r w:rsidRPr="00AE6E6A">
        <w:t xml:space="preserve">Admins Surveys und </w:t>
      </w:r>
      <w:proofErr w:type="spellStart"/>
      <w:r w:rsidRPr="00AE6E6A">
        <w:t>Steps</w:t>
      </w:r>
      <w:proofErr w:type="spellEnd"/>
      <w:r w:rsidRPr="00AE6E6A">
        <w:t xml:space="preserve"> </w:t>
      </w:r>
      <w:proofErr w:type="spellStart"/>
      <w:r w:rsidRPr="00AE6E6A">
        <w:t>survey</w:t>
      </w:r>
      <w:proofErr w:type="spellEnd"/>
      <w:r w:rsidRPr="00AE6E6A">
        <w:t>-spezifisch verwalten können;</w:t>
      </w:r>
    </w:p>
    <w:p w14:paraId="005CB18F" w14:textId="77777777" w:rsidR="008E65BF" w:rsidRPr="00AE6E6A" w:rsidRDefault="00000000">
      <w:pPr>
        <w:pStyle w:val="Compact"/>
        <w:numPr>
          <w:ilvl w:val="0"/>
          <w:numId w:val="17"/>
        </w:numPr>
      </w:pPr>
      <w:r w:rsidRPr="00AE6E6A">
        <w:t>Upload-Sicherheitsregeln wirksam sind;</w:t>
      </w:r>
    </w:p>
    <w:p w14:paraId="7F145C24" w14:textId="77777777" w:rsidR="008E65BF" w:rsidRPr="00AE6E6A" w:rsidRDefault="00000000">
      <w:pPr>
        <w:pStyle w:val="Compact"/>
        <w:numPr>
          <w:ilvl w:val="0"/>
          <w:numId w:val="17"/>
        </w:numPr>
      </w:pPr>
      <w:r w:rsidRPr="00AE6E6A">
        <w:t>zentrale Backend-Tests und gezielte Performance-/Security-Tests bestehen;</w:t>
      </w:r>
    </w:p>
    <w:p w14:paraId="4B1FBCD3" w14:textId="77777777" w:rsidR="008E65BF" w:rsidRPr="00AE6E6A" w:rsidRDefault="00000000">
      <w:pPr>
        <w:pStyle w:val="Compact"/>
        <w:numPr>
          <w:ilvl w:val="0"/>
          <w:numId w:val="17"/>
        </w:numPr>
      </w:pPr>
      <w:r w:rsidRPr="00AE6E6A">
        <w:t>der Baseline-Seed reproduzierbar verifiziert werden kann.</w:t>
      </w:r>
    </w:p>
    <w:p w14:paraId="1B9BDA86" w14:textId="77777777" w:rsidR="008E65BF" w:rsidRPr="00AE6E6A" w:rsidRDefault="00000000">
      <w:pPr>
        <w:pStyle w:val="berschrift2"/>
      </w:pPr>
      <w:bookmarkStart w:id="40" w:name="prozessübersicht"/>
      <w:bookmarkEnd w:id="39"/>
      <w:r w:rsidRPr="00AE6E6A">
        <w:t>12. Prozessübersicht</w:t>
      </w:r>
    </w:p>
    <w:p w14:paraId="451B016C" w14:textId="77777777" w:rsidR="008E65BF" w:rsidRPr="00AE6E6A" w:rsidRDefault="00000000">
      <w:pPr>
        <w:pStyle w:val="CaptionedFigure"/>
      </w:pPr>
      <w:r w:rsidRPr="000F579F">
        <w:rPr>
          <w:noProof/>
        </w:rPr>
        <w:drawing>
          <wp:inline distT="0" distB="0" distL="0" distR="0" wp14:anchorId="3D12CF73" wp14:editId="15AD31B1">
            <wp:extent cx="5334000" cy="2895600"/>
            <wp:effectExtent l="0" t="0" r="0" b="0"/>
            <wp:docPr id="31" name="Picture" descr="Prozessübersicht"/>
            <wp:cNvGraphicFramePr/>
            <a:graphic xmlns:a="http://schemas.openxmlformats.org/drawingml/2006/main">
              <a:graphicData uri="http://schemas.openxmlformats.org/drawingml/2006/picture">
                <pic:pic xmlns:pic="http://schemas.openxmlformats.org/drawingml/2006/picture">
                  <pic:nvPicPr>
                    <pic:cNvPr id="32" name="Picture" descr="docs/charts/lastenheft-prozessuebersicht.png"/>
                    <pic:cNvPicPr>
                      <a:picLocks noChangeAspect="1" noChangeArrowheads="1"/>
                    </pic:cNvPicPr>
                  </pic:nvPicPr>
                  <pic:blipFill>
                    <a:blip r:embed="rId6"/>
                    <a:stretch>
                      <a:fillRect/>
                    </a:stretch>
                  </pic:blipFill>
                  <pic:spPr bwMode="auto">
                    <a:xfrm>
                      <a:off x="0" y="0"/>
                      <a:ext cx="5334000" cy="2895600"/>
                    </a:xfrm>
                    <a:prstGeom prst="rect">
                      <a:avLst/>
                    </a:prstGeom>
                    <a:noFill/>
                    <a:ln w="9525">
                      <a:noFill/>
                      <a:headEnd/>
                      <a:tailEnd/>
                    </a:ln>
                  </pic:spPr>
                </pic:pic>
              </a:graphicData>
            </a:graphic>
          </wp:inline>
        </w:drawing>
      </w:r>
    </w:p>
    <w:p w14:paraId="381275A9" w14:textId="77777777" w:rsidR="008E65BF" w:rsidRPr="00AE6E6A" w:rsidRDefault="00000000">
      <w:pPr>
        <w:pStyle w:val="ImageCaption"/>
      </w:pPr>
      <w:r w:rsidRPr="00AE6E6A">
        <w:t>Prozessübersicht</w:t>
      </w:r>
    </w:p>
    <w:p w14:paraId="37389DAD" w14:textId="77777777" w:rsidR="008E65BF" w:rsidRPr="00AE6E6A" w:rsidRDefault="00000000">
      <w:pPr>
        <w:pStyle w:val="berschrift2"/>
      </w:pPr>
      <w:bookmarkStart w:id="41" w:name="formale-angaben-für-ausschreibungen"/>
      <w:bookmarkEnd w:id="40"/>
      <w:r w:rsidRPr="00AE6E6A">
        <w:lastRenderedPageBreak/>
        <w:t>13. Formale Angaben für Ausschreibungen</w:t>
      </w:r>
    </w:p>
    <w:p w14:paraId="1205C20E" w14:textId="77777777" w:rsidR="008E65BF" w:rsidRPr="00AE6E6A" w:rsidRDefault="00000000">
      <w:pPr>
        <w:pStyle w:val="berschrift3"/>
      </w:pPr>
      <w:bookmarkStart w:id="42" w:name="dokumenthistorie"/>
      <w:r w:rsidRPr="00AE6E6A">
        <w:t>13.1 Dokumenthistorie</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8E65BF" w:rsidRPr="00AE6E6A" w14:paraId="0B43B0C2"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1F23C27" w14:textId="77777777" w:rsidR="008E65BF" w:rsidRPr="00AE6E6A" w:rsidRDefault="00000000">
            <w:pPr>
              <w:pStyle w:val="Compact"/>
            </w:pPr>
            <w:r w:rsidRPr="00AE6E6A">
              <w:t>Version</w:t>
            </w:r>
          </w:p>
        </w:tc>
        <w:tc>
          <w:tcPr>
            <w:tcW w:w="1584" w:type="dxa"/>
          </w:tcPr>
          <w:p w14:paraId="44FA45F6" w14:textId="77777777" w:rsidR="008E65BF" w:rsidRPr="00AE6E6A" w:rsidRDefault="00000000">
            <w:pPr>
              <w:pStyle w:val="Compact"/>
            </w:pPr>
            <w:r w:rsidRPr="00AE6E6A">
              <w:t>Datum</w:t>
            </w:r>
          </w:p>
        </w:tc>
        <w:tc>
          <w:tcPr>
            <w:tcW w:w="1584" w:type="dxa"/>
          </w:tcPr>
          <w:p w14:paraId="505AC523" w14:textId="77777777" w:rsidR="008E65BF" w:rsidRPr="00AE6E6A" w:rsidRDefault="00000000">
            <w:pPr>
              <w:pStyle w:val="Compact"/>
            </w:pPr>
            <w:r w:rsidRPr="00AE6E6A">
              <w:t>Autor</w:t>
            </w:r>
          </w:p>
        </w:tc>
        <w:tc>
          <w:tcPr>
            <w:tcW w:w="1584" w:type="dxa"/>
          </w:tcPr>
          <w:p w14:paraId="4549A73B" w14:textId="77777777" w:rsidR="008E65BF" w:rsidRPr="00AE6E6A" w:rsidRDefault="00000000">
            <w:pPr>
              <w:pStyle w:val="Compact"/>
            </w:pPr>
            <w:r w:rsidRPr="00AE6E6A">
              <w:t>Änderung</w:t>
            </w:r>
          </w:p>
        </w:tc>
        <w:tc>
          <w:tcPr>
            <w:tcW w:w="1584" w:type="dxa"/>
          </w:tcPr>
          <w:p w14:paraId="35A16245" w14:textId="77777777" w:rsidR="008E65BF" w:rsidRPr="00AE6E6A" w:rsidRDefault="00000000">
            <w:pPr>
              <w:pStyle w:val="Compact"/>
            </w:pPr>
            <w:r w:rsidRPr="00AE6E6A">
              <w:t>Freigabe</w:t>
            </w:r>
          </w:p>
        </w:tc>
      </w:tr>
      <w:tr w:rsidR="008E65BF" w:rsidRPr="00AE6E6A" w14:paraId="598C62FF" w14:textId="77777777">
        <w:tc>
          <w:tcPr>
            <w:tcW w:w="1584" w:type="dxa"/>
          </w:tcPr>
          <w:p w14:paraId="3EE0C517" w14:textId="77777777" w:rsidR="008E65BF" w:rsidRPr="00AE6E6A" w:rsidRDefault="00000000">
            <w:pPr>
              <w:pStyle w:val="Compact"/>
            </w:pPr>
            <w:r w:rsidRPr="00AE6E6A">
              <w:t>0.1</w:t>
            </w:r>
          </w:p>
        </w:tc>
        <w:tc>
          <w:tcPr>
            <w:tcW w:w="1584" w:type="dxa"/>
          </w:tcPr>
          <w:p w14:paraId="4FF5C930" w14:textId="77777777" w:rsidR="008E65BF" w:rsidRPr="00AE6E6A" w:rsidRDefault="00000000">
            <w:pPr>
              <w:pStyle w:val="Compact"/>
            </w:pPr>
            <w:r w:rsidRPr="00AE6E6A">
              <w:t>2026-07-14</w:t>
            </w:r>
          </w:p>
        </w:tc>
        <w:tc>
          <w:tcPr>
            <w:tcW w:w="1584" w:type="dxa"/>
          </w:tcPr>
          <w:p w14:paraId="23341B5E" w14:textId="77777777" w:rsidR="008E65BF" w:rsidRPr="00AE6E6A" w:rsidRDefault="00000000">
            <w:pPr>
              <w:pStyle w:val="Compact"/>
            </w:pPr>
            <w:r w:rsidRPr="00AE6E6A">
              <w:t>Projektteam</w:t>
            </w:r>
          </w:p>
        </w:tc>
        <w:tc>
          <w:tcPr>
            <w:tcW w:w="1584" w:type="dxa"/>
          </w:tcPr>
          <w:p w14:paraId="210AB254" w14:textId="77777777" w:rsidR="008E65BF" w:rsidRPr="00AE6E6A" w:rsidRDefault="00000000">
            <w:pPr>
              <w:pStyle w:val="Compact"/>
            </w:pPr>
            <w:r w:rsidRPr="00AE6E6A">
              <w:t>Initiale Fassung auf Basis des Systemstands</w:t>
            </w:r>
          </w:p>
        </w:tc>
        <w:tc>
          <w:tcPr>
            <w:tcW w:w="1584" w:type="dxa"/>
          </w:tcPr>
          <w:p w14:paraId="3267F770" w14:textId="77777777" w:rsidR="008E65BF" w:rsidRPr="00AE6E6A" w:rsidRDefault="00000000">
            <w:pPr>
              <w:pStyle w:val="Compact"/>
            </w:pPr>
            <w:r w:rsidRPr="00AE6E6A">
              <w:t>Entwurf</w:t>
            </w:r>
          </w:p>
        </w:tc>
      </w:tr>
      <w:tr w:rsidR="008E65BF" w:rsidRPr="00AE6E6A" w14:paraId="412C461C" w14:textId="77777777">
        <w:tc>
          <w:tcPr>
            <w:tcW w:w="1584" w:type="dxa"/>
          </w:tcPr>
          <w:p w14:paraId="79BEAC45" w14:textId="77777777" w:rsidR="008E65BF" w:rsidRPr="00AE6E6A" w:rsidRDefault="00000000">
            <w:pPr>
              <w:pStyle w:val="Compact"/>
            </w:pPr>
            <w:r w:rsidRPr="00AE6E6A">
              <w:t>0.2</w:t>
            </w:r>
          </w:p>
        </w:tc>
        <w:tc>
          <w:tcPr>
            <w:tcW w:w="1584" w:type="dxa"/>
          </w:tcPr>
          <w:p w14:paraId="22E3D8E4" w14:textId="77777777" w:rsidR="008E65BF" w:rsidRPr="00AE6E6A" w:rsidRDefault="00000000">
            <w:pPr>
              <w:pStyle w:val="Compact"/>
            </w:pPr>
            <w:r w:rsidRPr="00AE6E6A">
              <w:t>2026-07-14</w:t>
            </w:r>
          </w:p>
        </w:tc>
        <w:tc>
          <w:tcPr>
            <w:tcW w:w="1584" w:type="dxa"/>
          </w:tcPr>
          <w:p w14:paraId="1A046631" w14:textId="77777777" w:rsidR="008E65BF" w:rsidRPr="00AE6E6A" w:rsidRDefault="00000000">
            <w:pPr>
              <w:pStyle w:val="Compact"/>
            </w:pPr>
            <w:r w:rsidRPr="00AE6E6A">
              <w:t>Projektteam</w:t>
            </w:r>
          </w:p>
        </w:tc>
        <w:tc>
          <w:tcPr>
            <w:tcW w:w="1584" w:type="dxa"/>
          </w:tcPr>
          <w:p w14:paraId="35D12497" w14:textId="77777777" w:rsidR="008E65BF" w:rsidRPr="00AE6E6A" w:rsidRDefault="00000000">
            <w:pPr>
              <w:pStyle w:val="Compact"/>
            </w:pPr>
            <w:r w:rsidRPr="00AE6E6A">
              <w:t>Generalisierung auf Survey-/</w:t>
            </w:r>
            <w:proofErr w:type="spellStart"/>
            <w:r w:rsidRPr="00AE6E6A">
              <w:t>Step</w:t>
            </w:r>
            <w:proofErr w:type="spellEnd"/>
            <w:r w:rsidRPr="00AE6E6A">
              <w:t>-Plattform</w:t>
            </w:r>
          </w:p>
        </w:tc>
        <w:tc>
          <w:tcPr>
            <w:tcW w:w="1584" w:type="dxa"/>
          </w:tcPr>
          <w:p w14:paraId="337596F0" w14:textId="77777777" w:rsidR="008E65BF" w:rsidRPr="00AE6E6A" w:rsidRDefault="00000000">
            <w:pPr>
              <w:pStyle w:val="Compact"/>
            </w:pPr>
            <w:r w:rsidRPr="00AE6E6A">
              <w:t>Entwurf</w:t>
            </w:r>
          </w:p>
        </w:tc>
      </w:tr>
      <w:tr w:rsidR="008E65BF" w:rsidRPr="00AE6E6A" w14:paraId="755A1D8C" w14:textId="77777777">
        <w:tc>
          <w:tcPr>
            <w:tcW w:w="1584" w:type="dxa"/>
          </w:tcPr>
          <w:p w14:paraId="5A8A809A" w14:textId="77777777" w:rsidR="008E65BF" w:rsidRPr="00AE6E6A" w:rsidRDefault="00000000">
            <w:pPr>
              <w:pStyle w:val="Compact"/>
            </w:pPr>
            <w:r w:rsidRPr="00AE6E6A">
              <w:t>0.3</w:t>
            </w:r>
          </w:p>
        </w:tc>
        <w:tc>
          <w:tcPr>
            <w:tcW w:w="1584" w:type="dxa"/>
          </w:tcPr>
          <w:p w14:paraId="0E748B62" w14:textId="77777777" w:rsidR="008E65BF" w:rsidRPr="00AE6E6A" w:rsidRDefault="00000000">
            <w:pPr>
              <w:pStyle w:val="Compact"/>
            </w:pPr>
            <w:r w:rsidRPr="00AE6E6A">
              <w:t>2026-07-14</w:t>
            </w:r>
          </w:p>
        </w:tc>
        <w:tc>
          <w:tcPr>
            <w:tcW w:w="1584" w:type="dxa"/>
          </w:tcPr>
          <w:p w14:paraId="2813F69C" w14:textId="77777777" w:rsidR="008E65BF" w:rsidRPr="00AE6E6A" w:rsidRDefault="00000000">
            <w:pPr>
              <w:pStyle w:val="Compact"/>
            </w:pPr>
            <w:r w:rsidRPr="00AE6E6A">
              <w:t>Projektteam</w:t>
            </w:r>
          </w:p>
        </w:tc>
        <w:tc>
          <w:tcPr>
            <w:tcW w:w="1584" w:type="dxa"/>
          </w:tcPr>
          <w:p w14:paraId="20E88781" w14:textId="77777777" w:rsidR="008E65BF" w:rsidRPr="00AE6E6A" w:rsidRDefault="00000000">
            <w:pPr>
              <w:pStyle w:val="Compact"/>
            </w:pPr>
            <w:r w:rsidRPr="00AE6E6A">
              <w:t>Ergänzung ausschreibungsrelevanter Angaben</w:t>
            </w:r>
          </w:p>
        </w:tc>
        <w:tc>
          <w:tcPr>
            <w:tcW w:w="1584" w:type="dxa"/>
          </w:tcPr>
          <w:p w14:paraId="13A3289F" w14:textId="77777777" w:rsidR="008E65BF" w:rsidRPr="00AE6E6A" w:rsidRDefault="00000000">
            <w:pPr>
              <w:pStyle w:val="Compact"/>
            </w:pPr>
            <w:r w:rsidRPr="00AE6E6A">
              <w:t>Entwurf</w:t>
            </w:r>
          </w:p>
        </w:tc>
      </w:tr>
    </w:tbl>
    <w:p w14:paraId="1D2C7022" w14:textId="77777777" w:rsidR="008E65BF" w:rsidRPr="00AE6E6A" w:rsidRDefault="00000000">
      <w:pPr>
        <w:pStyle w:val="berschrift3"/>
      </w:pPr>
      <w:bookmarkStart w:id="43" w:name="geltungsbereich"/>
      <w:bookmarkEnd w:id="42"/>
      <w:r w:rsidRPr="00AE6E6A">
        <w:t>13.2 Geltungsbereich</w:t>
      </w:r>
    </w:p>
    <w:tbl>
      <w:tblPr>
        <w:tblStyle w:val="Table"/>
        <w:tblW w:w="5000" w:type="pct"/>
        <w:tblLayout w:type="fixed"/>
        <w:tblLook w:val="0020" w:firstRow="1" w:lastRow="0" w:firstColumn="0" w:lastColumn="0" w:noHBand="0" w:noVBand="0"/>
      </w:tblPr>
      <w:tblGrid>
        <w:gridCol w:w="3208"/>
        <w:gridCol w:w="3207"/>
        <w:gridCol w:w="3207"/>
      </w:tblGrid>
      <w:tr w:rsidR="008E65BF" w:rsidRPr="00AE6E6A" w14:paraId="04FB17D0"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D68DF6" w14:textId="77777777" w:rsidR="008E65BF" w:rsidRPr="00AE6E6A" w:rsidRDefault="00000000">
            <w:pPr>
              <w:pStyle w:val="Compact"/>
            </w:pPr>
            <w:r w:rsidRPr="00AE6E6A">
              <w:t>Bereich</w:t>
            </w:r>
          </w:p>
        </w:tc>
        <w:tc>
          <w:tcPr>
            <w:tcW w:w="2640" w:type="dxa"/>
          </w:tcPr>
          <w:p w14:paraId="5E10E664" w14:textId="77777777" w:rsidR="008E65BF" w:rsidRPr="00AE6E6A" w:rsidRDefault="00000000">
            <w:pPr>
              <w:pStyle w:val="Compact"/>
            </w:pPr>
            <w:r w:rsidRPr="00AE6E6A">
              <w:t>Enthalten</w:t>
            </w:r>
          </w:p>
        </w:tc>
        <w:tc>
          <w:tcPr>
            <w:tcW w:w="2640" w:type="dxa"/>
          </w:tcPr>
          <w:p w14:paraId="496363DE" w14:textId="77777777" w:rsidR="008E65BF" w:rsidRPr="00AE6E6A" w:rsidRDefault="00000000">
            <w:pPr>
              <w:pStyle w:val="Compact"/>
            </w:pPr>
            <w:r w:rsidRPr="00AE6E6A">
              <w:t>Nicht enthalten</w:t>
            </w:r>
          </w:p>
        </w:tc>
      </w:tr>
      <w:tr w:rsidR="008E65BF" w:rsidRPr="00AE6E6A" w14:paraId="2A903944" w14:textId="77777777">
        <w:tc>
          <w:tcPr>
            <w:tcW w:w="2640" w:type="dxa"/>
          </w:tcPr>
          <w:p w14:paraId="2FCD4A13" w14:textId="77777777" w:rsidR="008E65BF" w:rsidRPr="00AE6E6A" w:rsidRDefault="00000000">
            <w:pPr>
              <w:pStyle w:val="Compact"/>
            </w:pPr>
            <w:r w:rsidRPr="00AE6E6A">
              <w:t>Softwareplattform</w:t>
            </w:r>
          </w:p>
        </w:tc>
        <w:tc>
          <w:tcPr>
            <w:tcW w:w="2640" w:type="dxa"/>
          </w:tcPr>
          <w:p w14:paraId="719F87A0" w14:textId="77777777" w:rsidR="008E65BF" w:rsidRPr="00AE6E6A" w:rsidRDefault="00000000">
            <w:pPr>
              <w:pStyle w:val="Compact"/>
            </w:pPr>
            <w:r w:rsidRPr="00AE6E6A">
              <w:t>Survey-/</w:t>
            </w:r>
            <w:proofErr w:type="spellStart"/>
            <w:r w:rsidRPr="00AE6E6A">
              <w:t>Step</w:t>
            </w:r>
            <w:proofErr w:type="spellEnd"/>
            <w:r w:rsidRPr="00AE6E6A">
              <w:t>-Engine, Rollen, Dashboards, Uploads, Partnerfunktionen, Admin-Verwaltung</w:t>
            </w:r>
          </w:p>
        </w:tc>
        <w:tc>
          <w:tcPr>
            <w:tcW w:w="2640" w:type="dxa"/>
          </w:tcPr>
          <w:p w14:paraId="10230555" w14:textId="77777777" w:rsidR="008E65BF" w:rsidRPr="00AE6E6A" w:rsidRDefault="00000000">
            <w:pPr>
              <w:pStyle w:val="Compact"/>
            </w:pPr>
            <w:r w:rsidRPr="00AE6E6A">
              <w:t>Fachliche Rechtsberatung oder Anerkennungsentscheidung</w:t>
            </w:r>
          </w:p>
        </w:tc>
      </w:tr>
      <w:tr w:rsidR="008E65BF" w:rsidRPr="00AE6E6A" w14:paraId="7F6D4B02" w14:textId="77777777">
        <w:tc>
          <w:tcPr>
            <w:tcW w:w="2640" w:type="dxa"/>
          </w:tcPr>
          <w:p w14:paraId="79F19FB2" w14:textId="77777777" w:rsidR="008E65BF" w:rsidRPr="00AE6E6A" w:rsidRDefault="00000000">
            <w:pPr>
              <w:pStyle w:val="Compact"/>
            </w:pPr>
            <w:r w:rsidRPr="00AE6E6A">
              <w:t>Beispielszenarien</w:t>
            </w:r>
          </w:p>
        </w:tc>
        <w:tc>
          <w:tcPr>
            <w:tcW w:w="2640" w:type="dxa"/>
          </w:tcPr>
          <w:p w14:paraId="45886022" w14:textId="77777777" w:rsidR="008E65BF" w:rsidRPr="00AE6E6A" w:rsidRDefault="00000000">
            <w:pPr>
              <w:pStyle w:val="Compact"/>
            </w:pPr>
            <w:r w:rsidRPr="00AE6E6A">
              <w:t>Ärzte- und Pflege-Survey als Referenzkonfigurationen</w:t>
            </w:r>
          </w:p>
        </w:tc>
        <w:tc>
          <w:tcPr>
            <w:tcW w:w="2640" w:type="dxa"/>
          </w:tcPr>
          <w:p w14:paraId="1BDCC48E" w14:textId="77777777" w:rsidR="008E65BF" w:rsidRPr="00AE6E6A" w:rsidRDefault="00000000">
            <w:pPr>
              <w:pStyle w:val="Compact"/>
            </w:pPr>
            <w:r w:rsidRPr="00AE6E6A">
              <w:t>Abschließende Festlegung auf diese zwei Berufsgruppen</w:t>
            </w:r>
          </w:p>
        </w:tc>
      </w:tr>
      <w:tr w:rsidR="008E65BF" w:rsidRPr="00AE6E6A" w14:paraId="1707614A" w14:textId="77777777">
        <w:tc>
          <w:tcPr>
            <w:tcW w:w="2640" w:type="dxa"/>
          </w:tcPr>
          <w:p w14:paraId="1EE37A40" w14:textId="77777777" w:rsidR="008E65BF" w:rsidRPr="00AE6E6A" w:rsidRDefault="00000000">
            <w:pPr>
              <w:pStyle w:val="Compact"/>
            </w:pPr>
            <w:r w:rsidRPr="00AE6E6A">
              <w:t>Betrieb</w:t>
            </w:r>
          </w:p>
        </w:tc>
        <w:tc>
          <w:tcPr>
            <w:tcW w:w="2640" w:type="dxa"/>
          </w:tcPr>
          <w:p w14:paraId="17D599BB" w14:textId="77777777" w:rsidR="008E65BF" w:rsidRPr="00AE6E6A" w:rsidRDefault="00000000">
            <w:pPr>
              <w:pStyle w:val="Compact"/>
            </w:pPr>
            <w:r w:rsidRPr="00AE6E6A">
              <w:t xml:space="preserve">Betriebsfähige Webanwendung mit Datenbank, </w:t>
            </w:r>
            <w:proofErr w:type="spellStart"/>
            <w:r w:rsidRPr="00AE6E6A">
              <w:t>Uploadspeicher</w:t>
            </w:r>
            <w:proofErr w:type="spellEnd"/>
            <w:r w:rsidRPr="00AE6E6A">
              <w:t xml:space="preserve"> und Baseline-Daten</w:t>
            </w:r>
          </w:p>
        </w:tc>
        <w:tc>
          <w:tcPr>
            <w:tcW w:w="2640" w:type="dxa"/>
          </w:tcPr>
          <w:p w14:paraId="78776269" w14:textId="77777777" w:rsidR="008E65BF" w:rsidRPr="00AE6E6A" w:rsidRDefault="00000000">
            <w:pPr>
              <w:pStyle w:val="Compact"/>
            </w:pPr>
            <w:r w:rsidRPr="00AE6E6A">
              <w:t xml:space="preserve">Finale Produktivhosting-Entscheidung ohne </w:t>
            </w:r>
            <w:proofErr w:type="spellStart"/>
            <w:r w:rsidRPr="00AE6E6A">
              <w:t>Auftraggebervorgaben</w:t>
            </w:r>
            <w:proofErr w:type="spellEnd"/>
          </w:p>
        </w:tc>
      </w:tr>
      <w:tr w:rsidR="008E65BF" w:rsidRPr="00AE6E6A" w14:paraId="7BB6C06E" w14:textId="77777777">
        <w:tc>
          <w:tcPr>
            <w:tcW w:w="2640" w:type="dxa"/>
          </w:tcPr>
          <w:p w14:paraId="112C1333" w14:textId="77777777" w:rsidR="008E65BF" w:rsidRPr="00AE6E6A" w:rsidRDefault="00000000">
            <w:pPr>
              <w:pStyle w:val="Compact"/>
            </w:pPr>
            <w:r w:rsidRPr="00AE6E6A">
              <w:t>Dokumentation</w:t>
            </w:r>
          </w:p>
        </w:tc>
        <w:tc>
          <w:tcPr>
            <w:tcW w:w="2640" w:type="dxa"/>
          </w:tcPr>
          <w:p w14:paraId="62E951A9" w14:textId="77777777" w:rsidR="008E65BF" w:rsidRPr="00AE6E6A" w:rsidRDefault="00000000">
            <w:pPr>
              <w:pStyle w:val="Compact"/>
            </w:pPr>
            <w:r w:rsidRPr="00AE6E6A">
              <w:t>Lastenheft, Pflichtenheft, Betriebs- und Testhinweise</w:t>
            </w:r>
          </w:p>
        </w:tc>
        <w:tc>
          <w:tcPr>
            <w:tcW w:w="2640" w:type="dxa"/>
          </w:tcPr>
          <w:p w14:paraId="2BEE9AD6" w14:textId="77777777" w:rsidR="008E65BF" w:rsidRPr="00AE6E6A" w:rsidRDefault="00000000">
            <w:pPr>
              <w:pStyle w:val="Compact"/>
            </w:pPr>
            <w:r w:rsidRPr="00AE6E6A">
              <w:t>Rechtsgutachten, Datenschutz-Folgenabschätzung als anwaltliche Leistung</w:t>
            </w:r>
          </w:p>
        </w:tc>
      </w:tr>
    </w:tbl>
    <w:p w14:paraId="2D01411C" w14:textId="77777777" w:rsidR="008E65BF" w:rsidRPr="00AE6E6A" w:rsidRDefault="00000000">
      <w:pPr>
        <w:pStyle w:val="berschrift3"/>
      </w:pPr>
      <w:bookmarkStart w:id="44" w:name="normative-und-fachliche-referenzen"/>
      <w:bookmarkEnd w:id="43"/>
      <w:r w:rsidRPr="00AE6E6A">
        <w:t>13.3 Normative und fachliche Referenzen</w:t>
      </w:r>
    </w:p>
    <w:tbl>
      <w:tblPr>
        <w:tblStyle w:val="Table"/>
        <w:tblW w:w="5000" w:type="pct"/>
        <w:tblLayout w:type="fixed"/>
        <w:tblLook w:val="0020" w:firstRow="1" w:lastRow="0" w:firstColumn="0" w:lastColumn="0" w:noHBand="0" w:noVBand="0"/>
      </w:tblPr>
      <w:tblGrid>
        <w:gridCol w:w="4811"/>
        <w:gridCol w:w="4811"/>
      </w:tblGrid>
      <w:tr w:rsidR="008E65BF" w:rsidRPr="00AE6E6A" w14:paraId="04C54FB3"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2BA079" w14:textId="77777777" w:rsidR="008E65BF" w:rsidRPr="00AE6E6A" w:rsidRDefault="00000000">
            <w:pPr>
              <w:pStyle w:val="Compact"/>
            </w:pPr>
            <w:r w:rsidRPr="00AE6E6A">
              <w:t>Referenz</w:t>
            </w:r>
          </w:p>
        </w:tc>
        <w:tc>
          <w:tcPr>
            <w:tcW w:w="3960" w:type="dxa"/>
          </w:tcPr>
          <w:p w14:paraId="38B7F881" w14:textId="77777777" w:rsidR="008E65BF" w:rsidRPr="00AE6E6A" w:rsidRDefault="00000000">
            <w:pPr>
              <w:pStyle w:val="Compact"/>
            </w:pPr>
            <w:r w:rsidRPr="00AE6E6A">
              <w:t>Relevanz</w:t>
            </w:r>
          </w:p>
        </w:tc>
      </w:tr>
      <w:tr w:rsidR="008E65BF" w:rsidRPr="00AE6E6A" w14:paraId="4F65D572" w14:textId="77777777">
        <w:tc>
          <w:tcPr>
            <w:tcW w:w="3960" w:type="dxa"/>
          </w:tcPr>
          <w:p w14:paraId="208F298C" w14:textId="77777777" w:rsidR="008E65BF" w:rsidRPr="000F579F" w:rsidRDefault="00000000">
            <w:pPr>
              <w:pStyle w:val="Compact"/>
              <w:rPr>
                <w:lang w:val="en-US"/>
                <w:rPrChange w:id="45" w:author="Christopher Günther" w:date="2026-07-14T17:06:00Z" w16du:dateUtc="2026-07-14T15:06:00Z">
                  <w:rPr/>
                </w:rPrChange>
              </w:rPr>
            </w:pPr>
            <w:r w:rsidRPr="000F579F">
              <w:rPr>
                <w:lang w:val="en-US"/>
                <w:rPrChange w:id="46" w:author="Christopher Günther" w:date="2026-07-14T17:06:00Z" w16du:dateUtc="2026-07-14T15:06:00Z">
                  <w:rPr/>
                </w:rPrChange>
              </w:rPr>
              <w:t xml:space="preserve">DSGVO, </w:t>
            </w:r>
            <w:proofErr w:type="spellStart"/>
            <w:r w:rsidRPr="000F579F">
              <w:rPr>
                <w:lang w:val="en-US"/>
                <w:rPrChange w:id="47" w:author="Christopher Günther" w:date="2026-07-14T17:06:00Z" w16du:dateUtc="2026-07-14T15:06:00Z">
                  <w:rPr/>
                </w:rPrChange>
              </w:rPr>
              <w:t>insbesondere</w:t>
            </w:r>
            <w:proofErr w:type="spellEnd"/>
            <w:r w:rsidRPr="000F579F">
              <w:rPr>
                <w:lang w:val="en-US"/>
                <w:rPrChange w:id="48" w:author="Christopher Günther" w:date="2026-07-14T17:06:00Z" w16du:dateUtc="2026-07-14T15:06:00Z">
                  <w:rPr/>
                </w:rPrChange>
              </w:rPr>
              <w:t xml:space="preserve"> Privacy by Design und Privacy by Default</w:t>
            </w:r>
          </w:p>
        </w:tc>
        <w:tc>
          <w:tcPr>
            <w:tcW w:w="3960" w:type="dxa"/>
          </w:tcPr>
          <w:p w14:paraId="2F399715" w14:textId="77777777" w:rsidR="008E65BF" w:rsidRPr="00AE6E6A" w:rsidRDefault="00000000">
            <w:pPr>
              <w:pStyle w:val="Compact"/>
            </w:pPr>
            <w:r w:rsidRPr="00AE6E6A">
              <w:t>Datenschutzanforderungen, technische und organisatorische Maßnahmen</w:t>
            </w:r>
          </w:p>
        </w:tc>
      </w:tr>
      <w:tr w:rsidR="008E65BF" w:rsidRPr="00AE6E6A" w14:paraId="49C7425C" w14:textId="77777777">
        <w:tc>
          <w:tcPr>
            <w:tcW w:w="3960" w:type="dxa"/>
          </w:tcPr>
          <w:p w14:paraId="10BA67EF" w14:textId="77777777" w:rsidR="008E65BF" w:rsidRPr="00AE6E6A" w:rsidRDefault="00000000">
            <w:pPr>
              <w:pStyle w:val="Compact"/>
            </w:pPr>
            <w:r w:rsidRPr="00AE6E6A">
              <w:t>BITV 2.0 / EN 301 549 / WCAG 2.1 AA</w:t>
            </w:r>
          </w:p>
        </w:tc>
        <w:tc>
          <w:tcPr>
            <w:tcW w:w="3960" w:type="dxa"/>
          </w:tcPr>
          <w:p w14:paraId="5A31F66B" w14:textId="77777777" w:rsidR="008E65BF" w:rsidRPr="00AE6E6A" w:rsidRDefault="00000000">
            <w:pPr>
              <w:pStyle w:val="Compact"/>
            </w:pPr>
            <w:r w:rsidRPr="00AE6E6A">
              <w:t>Barrierefreiheit für öffentliche Stellen und ICT-Beschaffung</w:t>
            </w:r>
          </w:p>
        </w:tc>
      </w:tr>
      <w:tr w:rsidR="008E65BF" w:rsidRPr="00AE6E6A" w14:paraId="183093B2" w14:textId="77777777">
        <w:tc>
          <w:tcPr>
            <w:tcW w:w="3960" w:type="dxa"/>
          </w:tcPr>
          <w:p w14:paraId="7C4994F1" w14:textId="77777777" w:rsidR="008E65BF" w:rsidRPr="00AE6E6A" w:rsidRDefault="00000000">
            <w:pPr>
              <w:pStyle w:val="Compact"/>
            </w:pPr>
            <w:r w:rsidRPr="00AE6E6A">
              <w:t>BSI-Grundschutz sinngemäß</w:t>
            </w:r>
          </w:p>
        </w:tc>
        <w:tc>
          <w:tcPr>
            <w:tcW w:w="3960" w:type="dxa"/>
          </w:tcPr>
          <w:p w14:paraId="2DE3D35E" w14:textId="77777777" w:rsidR="008E65BF" w:rsidRPr="00AE6E6A" w:rsidRDefault="00000000">
            <w:pPr>
              <w:pStyle w:val="Compact"/>
            </w:pPr>
            <w:r w:rsidRPr="00AE6E6A">
              <w:t>Orientierung für Sicherheits- und Betriebsanforderungen</w:t>
            </w:r>
          </w:p>
        </w:tc>
      </w:tr>
      <w:tr w:rsidR="008E65BF" w:rsidRPr="00AE6E6A" w14:paraId="027F0DA0" w14:textId="77777777">
        <w:tc>
          <w:tcPr>
            <w:tcW w:w="3960" w:type="dxa"/>
          </w:tcPr>
          <w:p w14:paraId="1A9EBF46" w14:textId="77777777" w:rsidR="008E65BF" w:rsidRPr="000F579F" w:rsidRDefault="00000000">
            <w:pPr>
              <w:pStyle w:val="Compact"/>
              <w:rPr>
                <w:lang w:val="en-US"/>
                <w:rPrChange w:id="49" w:author="Christopher Günther" w:date="2026-07-14T17:06:00Z" w16du:dateUtc="2026-07-14T15:06:00Z">
                  <w:rPr/>
                </w:rPrChange>
              </w:rPr>
            </w:pPr>
            <w:r w:rsidRPr="000F579F">
              <w:rPr>
                <w:lang w:val="en-US"/>
                <w:rPrChange w:id="50" w:author="Christopher Günther" w:date="2026-07-14T17:06:00Z" w16du:dateUtc="2026-07-14T15:06:00Z">
                  <w:rPr/>
                </w:rPrChange>
              </w:rPr>
              <w:lastRenderedPageBreak/>
              <w:t xml:space="preserve">OWASP ASVS / OWASP Top 10 </w:t>
            </w:r>
            <w:proofErr w:type="spellStart"/>
            <w:r w:rsidRPr="000F579F">
              <w:rPr>
                <w:lang w:val="en-US"/>
                <w:rPrChange w:id="51" w:author="Christopher Günther" w:date="2026-07-14T17:06:00Z" w16du:dateUtc="2026-07-14T15:06:00Z">
                  <w:rPr/>
                </w:rPrChange>
              </w:rPr>
              <w:t>sinngemäß</w:t>
            </w:r>
            <w:proofErr w:type="spellEnd"/>
          </w:p>
        </w:tc>
        <w:tc>
          <w:tcPr>
            <w:tcW w:w="3960" w:type="dxa"/>
          </w:tcPr>
          <w:p w14:paraId="571CAF54" w14:textId="77777777" w:rsidR="008E65BF" w:rsidRPr="00AE6E6A" w:rsidRDefault="00000000">
            <w:pPr>
              <w:pStyle w:val="Compact"/>
            </w:pPr>
            <w:r w:rsidRPr="00AE6E6A">
              <w:t>Orientierung für Webanwendungssicherheit</w:t>
            </w:r>
          </w:p>
        </w:tc>
      </w:tr>
    </w:tbl>
    <w:p w14:paraId="5F3A5A03" w14:textId="77777777" w:rsidR="008E65BF" w:rsidRPr="00AE6E6A" w:rsidRDefault="00000000">
      <w:pPr>
        <w:pStyle w:val="berschrift2"/>
      </w:pPr>
      <w:bookmarkStart w:id="52" w:name="glossar"/>
      <w:bookmarkEnd w:id="41"/>
      <w:bookmarkEnd w:id="44"/>
      <w:r w:rsidRPr="00AE6E6A">
        <w:t>14. Glossar</w:t>
      </w:r>
    </w:p>
    <w:tbl>
      <w:tblPr>
        <w:tblStyle w:val="Table"/>
        <w:tblW w:w="5000" w:type="pct"/>
        <w:tblLayout w:type="fixed"/>
        <w:tblLook w:val="0020" w:firstRow="1" w:lastRow="0" w:firstColumn="0" w:lastColumn="0" w:noHBand="0" w:noVBand="0"/>
      </w:tblPr>
      <w:tblGrid>
        <w:gridCol w:w="4811"/>
        <w:gridCol w:w="4811"/>
      </w:tblGrid>
      <w:tr w:rsidR="008E65BF" w:rsidRPr="00AE6E6A" w14:paraId="74C562D6"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C9C0958" w14:textId="77777777" w:rsidR="008E65BF" w:rsidRPr="00AE6E6A" w:rsidRDefault="00000000">
            <w:pPr>
              <w:pStyle w:val="Compact"/>
            </w:pPr>
            <w:r w:rsidRPr="00AE6E6A">
              <w:t>Begriff</w:t>
            </w:r>
          </w:p>
        </w:tc>
        <w:tc>
          <w:tcPr>
            <w:tcW w:w="3960" w:type="dxa"/>
          </w:tcPr>
          <w:p w14:paraId="691F6728" w14:textId="77777777" w:rsidR="008E65BF" w:rsidRPr="00AE6E6A" w:rsidRDefault="00000000">
            <w:pPr>
              <w:pStyle w:val="Compact"/>
            </w:pPr>
            <w:r w:rsidRPr="00AE6E6A">
              <w:t>Bedeutung</w:t>
            </w:r>
          </w:p>
        </w:tc>
      </w:tr>
      <w:tr w:rsidR="008E65BF" w:rsidRPr="00AE6E6A" w14:paraId="1F30195C" w14:textId="77777777">
        <w:tc>
          <w:tcPr>
            <w:tcW w:w="3960" w:type="dxa"/>
          </w:tcPr>
          <w:p w14:paraId="536DAEDE" w14:textId="77777777" w:rsidR="008E65BF" w:rsidRPr="00AE6E6A" w:rsidRDefault="00000000">
            <w:pPr>
              <w:pStyle w:val="Compact"/>
            </w:pPr>
            <w:r w:rsidRPr="00AE6E6A">
              <w:t>Survey</w:t>
            </w:r>
          </w:p>
        </w:tc>
        <w:tc>
          <w:tcPr>
            <w:tcW w:w="3960" w:type="dxa"/>
          </w:tcPr>
          <w:p w14:paraId="31DA4FB1" w14:textId="77777777" w:rsidR="008E65BF" w:rsidRPr="00AE6E6A" w:rsidRDefault="00000000">
            <w:pPr>
              <w:pStyle w:val="Compact"/>
            </w:pPr>
            <w:r w:rsidRPr="00AE6E6A">
              <w:t xml:space="preserve">Fachlich eigenständige Journey-Konfiguration mit </w:t>
            </w:r>
            <w:proofErr w:type="spellStart"/>
            <w:r w:rsidRPr="00AE6E6A">
              <w:t>Slug</w:t>
            </w:r>
            <w:proofErr w:type="spellEnd"/>
            <w:r w:rsidRPr="00AE6E6A">
              <w:t xml:space="preserve">, </w:t>
            </w:r>
            <w:proofErr w:type="spellStart"/>
            <w:r w:rsidRPr="00AE6E6A">
              <w:t>Steps</w:t>
            </w:r>
            <w:proofErr w:type="spellEnd"/>
            <w:r w:rsidRPr="00AE6E6A">
              <w:t>, Branding und Progress-Kontext</w:t>
            </w:r>
          </w:p>
        </w:tc>
      </w:tr>
      <w:tr w:rsidR="008E65BF" w:rsidRPr="00AE6E6A" w14:paraId="097BBC23" w14:textId="77777777">
        <w:tc>
          <w:tcPr>
            <w:tcW w:w="3960" w:type="dxa"/>
          </w:tcPr>
          <w:p w14:paraId="1349B305" w14:textId="77777777" w:rsidR="008E65BF" w:rsidRPr="00AE6E6A" w:rsidRDefault="00000000">
            <w:pPr>
              <w:pStyle w:val="Compact"/>
            </w:pPr>
            <w:proofErr w:type="spellStart"/>
            <w:r w:rsidRPr="00AE6E6A">
              <w:t>Step</w:t>
            </w:r>
            <w:proofErr w:type="spellEnd"/>
          </w:p>
        </w:tc>
        <w:tc>
          <w:tcPr>
            <w:tcW w:w="3960" w:type="dxa"/>
          </w:tcPr>
          <w:p w14:paraId="0D657D11" w14:textId="77777777" w:rsidR="008E65BF" w:rsidRPr="00AE6E6A" w:rsidRDefault="00000000">
            <w:pPr>
              <w:pStyle w:val="Compact"/>
            </w:pPr>
            <w:r w:rsidRPr="00AE6E6A">
              <w:t>Einzelner Prozessbaustein innerhalb eines Surveys</w:t>
            </w:r>
          </w:p>
        </w:tc>
      </w:tr>
      <w:tr w:rsidR="008E65BF" w:rsidRPr="00AE6E6A" w14:paraId="508073A8" w14:textId="77777777">
        <w:tc>
          <w:tcPr>
            <w:tcW w:w="3960" w:type="dxa"/>
          </w:tcPr>
          <w:p w14:paraId="6AED3EB6" w14:textId="77777777" w:rsidR="008E65BF" w:rsidRPr="00AE6E6A" w:rsidRDefault="00000000">
            <w:pPr>
              <w:pStyle w:val="Compact"/>
            </w:pPr>
            <w:proofErr w:type="spellStart"/>
            <w:r w:rsidRPr="00AE6E6A">
              <w:t>Decision-Step</w:t>
            </w:r>
            <w:proofErr w:type="spellEnd"/>
          </w:p>
        </w:tc>
        <w:tc>
          <w:tcPr>
            <w:tcW w:w="3960" w:type="dxa"/>
          </w:tcPr>
          <w:p w14:paraId="2A8BCE92" w14:textId="77777777" w:rsidR="008E65BF" w:rsidRPr="00AE6E6A" w:rsidRDefault="00000000">
            <w:pPr>
              <w:pStyle w:val="Compact"/>
            </w:pPr>
            <w:proofErr w:type="spellStart"/>
            <w:r w:rsidRPr="00AE6E6A">
              <w:t>Step</w:t>
            </w:r>
            <w:proofErr w:type="spellEnd"/>
            <w:r w:rsidRPr="00AE6E6A">
              <w:t>, der anhand einer Nutzerauswahl Folgepfade steuert</w:t>
            </w:r>
          </w:p>
        </w:tc>
      </w:tr>
      <w:tr w:rsidR="008E65BF" w:rsidRPr="00AE6E6A" w14:paraId="4910A8FE" w14:textId="77777777">
        <w:tc>
          <w:tcPr>
            <w:tcW w:w="3960" w:type="dxa"/>
          </w:tcPr>
          <w:p w14:paraId="6AE1CBD8" w14:textId="77777777" w:rsidR="008E65BF" w:rsidRPr="00AE6E6A" w:rsidRDefault="00000000">
            <w:pPr>
              <w:pStyle w:val="Compact"/>
            </w:pPr>
            <w:r w:rsidRPr="00AE6E6A">
              <w:t>Upload-</w:t>
            </w:r>
            <w:proofErr w:type="spellStart"/>
            <w:r w:rsidRPr="00AE6E6A">
              <w:t>Step</w:t>
            </w:r>
            <w:proofErr w:type="spellEnd"/>
          </w:p>
        </w:tc>
        <w:tc>
          <w:tcPr>
            <w:tcW w:w="3960" w:type="dxa"/>
          </w:tcPr>
          <w:p w14:paraId="7356192C" w14:textId="77777777" w:rsidR="008E65BF" w:rsidRPr="00AE6E6A" w:rsidRDefault="00000000">
            <w:pPr>
              <w:pStyle w:val="Compact"/>
            </w:pPr>
            <w:proofErr w:type="spellStart"/>
            <w:r w:rsidRPr="00AE6E6A">
              <w:t>Step</w:t>
            </w:r>
            <w:proofErr w:type="spellEnd"/>
            <w:r w:rsidRPr="00AE6E6A">
              <w:t>, der Dokumente oder Nachweise entgegennimmt</w:t>
            </w:r>
          </w:p>
        </w:tc>
      </w:tr>
      <w:tr w:rsidR="008E65BF" w:rsidRPr="00AE6E6A" w14:paraId="7EF2FC12" w14:textId="77777777">
        <w:tc>
          <w:tcPr>
            <w:tcW w:w="3960" w:type="dxa"/>
          </w:tcPr>
          <w:p w14:paraId="1F2FE36E" w14:textId="77777777" w:rsidR="008E65BF" w:rsidRPr="00AE6E6A" w:rsidRDefault="00000000">
            <w:pPr>
              <w:pStyle w:val="Compact"/>
            </w:pPr>
            <w:r w:rsidRPr="00AE6E6A">
              <w:t>Partner-</w:t>
            </w:r>
            <w:proofErr w:type="spellStart"/>
            <w:r w:rsidRPr="00AE6E6A">
              <w:t>Step</w:t>
            </w:r>
            <w:proofErr w:type="spellEnd"/>
          </w:p>
        </w:tc>
        <w:tc>
          <w:tcPr>
            <w:tcW w:w="3960" w:type="dxa"/>
          </w:tcPr>
          <w:p w14:paraId="0B34AD8F" w14:textId="77777777" w:rsidR="008E65BF" w:rsidRPr="00AE6E6A" w:rsidRDefault="00000000">
            <w:pPr>
              <w:pStyle w:val="Compact"/>
            </w:pPr>
            <w:proofErr w:type="spellStart"/>
            <w:r w:rsidRPr="00AE6E6A">
              <w:t>Step</w:t>
            </w:r>
            <w:proofErr w:type="spellEnd"/>
            <w:r w:rsidRPr="00AE6E6A">
              <w:t xml:space="preserve"> zur Auswahl eines oder mehrerer externer Dienstleister</w:t>
            </w:r>
          </w:p>
        </w:tc>
      </w:tr>
      <w:tr w:rsidR="008E65BF" w:rsidRPr="00AE6E6A" w14:paraId="70F72C30" w14:textId="77777777">
        <w:tc>
          <w:tcPr>
            <w:tcW w:w="3960" w:type="dxa"/>
          </w:tcPr>
          <w:p w14:paraId="4ABD366D" w14:textId="77777777" w:rsidR="008E65BF" w:rsidRPr="00AE6E6A" w:rsidRDefault="00000000">
            <w:pPr>
              <w:pStyle w:val="Compact"/>
            </w:pPr>
            <w:r w:rsidRPr="00AE6E6A">
              <w:t>Meilenstein</w:t>
            </w:r>
          </w:p>
        </w:tc>
        <w:tc>
          <w:tcPr>
            <w:tcW w:w="3960" w:type="dxa"/>
          </w:tcPr>
          <w:p w14:paraId="57DDBF0D" w14:textId="77777777" w:rsidR="008E65BF" w:rsidRPr="00AE6E6A" w:rsidRDefault="00000000">
            <w:pPr>
              <w:pStyle w:val="Compact"/>
            </w:pPr>
            <w:proofErr w:type="spellStart"/>
            <w:r w:rsidRPr="00AE6E6A">
              <w:t>Step</w:t>
            </w:r>
            <w:proofErr w:type="spellEnd"/>
            <w:r w:rsidRPr="00AE6E6A">
              <w:t>, der den Abschluss einer Etappe markiert und Folgeblöcke freischaltet</w:t>
            </w:r>
          </w:p>
        </w:tc>
      </w:tr>
      <w:tr w:rsidR="008E65BF" w:rsidRPr="00AE6E6A" w14:paraId="0772702A" w14:textId="77777777">
        <w:tc>
          <w:tcPr>
            <w:tcW w:w="3960" w:type="dxa"/>
          </w:tcPr>
          <w:p w14:paraId="55671ECE" w14:textId="77777777" w:rsidR="008E65BF" w:rsidRPr="00AE6E6A" w:rsidRDefault="00000000">
            <w:pPr>
              <w:pStyle w:val="Compact"/>
            </w:pPr>
            <w:proofErr w:type="spellStart"/>
            <w:r w:rsidRPr="00AE6E6A">
              <w:t>Condition</w:t>
            </w:r>
            <w:proofErr w:type="spellEnd"/>
          </w:p>
        </w:tc>
        <w:tc>
          <w:tcPr>
            <w:tcW w:w="3960" w:type="dxa"/>
          </w:tcPr>
          <w:p w14:paraId="701597EE" w14:textId="77777777" w:rsidR="008E65BF" w:rsidRPr="00AE6E6A" w:rsidRDefault="00000000">
            <w:pPr>
              <w:pStyle w:val="Compact"/>
            </w:pPr>
            <w:r w:rsidRPr="00AE6E6A">
              <w:t xml:space="preserve">Regel zur Sichtbarkeit, Sperrung oder automatischen Fertigstellung eines </w:t>
            </w:r>
            <w:proofErr w:type="spellStart"/>
            <w:r w:rsidRPr="00AE6E6A">
              <w:t>Steps</w:t>
            </w:r>
            <w:proofErr w:type="spellEnd"/>
          </w:p>
        </w:tc>
      </w:tr>
      <w:tr w:rsidR="008E65BF" w:rsidRPr="00AE6E6A" w14:paraId="6466BDB9" w14:textId="77777777">
        <w:tc>
          <w:tcPr>
            <w:tcW w:w="3960" w:type="dxa"/>
          </w:tcPr>
          <w:p w14:paraId="4C45A18C" w14:textId="77777777" w:rsidR="008E65BF" w:rsidRPr="00AE6E6A" w:rsidRDefault="00000000">
            <w:pPr>
              <w:pStyle w:val="Compact"/>
            </w:pPr>
            <w:r w:rsidRPr="00AE6E6A">
              <w:t>Progress</w:t>
            </w:r>
          </w:p>
        </w:tc>
        <w:tc>
          <w:tcPr>
            <w:tcW w:w="3960" w:type="dxa"/>
          </w:tcPr>
          <w:p w14:paraId="26534ABB" w14:textId="77777777" w:rsidR="008E65BF" w:rsidRPr="00AE6E6A" w:rsidRDefault="00000000">
            <w:pPr>
              <w:pStyle w:val="Compact"/>
            </w:pPr>
            <w:r w:rsidRPr="00AE6E6A">
              <w:t xml:space="preserve">Nutzerbezogener Bearbeitungsstand eines </w:t>
            </w:r>
            <w:proofErr w:type="spellStart"/>
            <w:r w:rsidRPr="00AE6E6A">
              <w:t>Steps</w:t>
            </w:r>
            <w:proofErr w:type="spellEnd"/>
          </w:p>
        </w:tc>
      </w:tr>
      <w:tr w:rsidR="008E65BF" w:rsidRPr="00AE6E6A" w14:paraId="5FAAC984" w14:textId="77777777">
        <w:tc>
          <w:tcPr>
            <w:tcW w:w="3960" w:type="dxa"/>
          </w:tcPr>
          <w:p w14:paraId="54896196" w14:textId="77777777" w:rsidR="008E65BF" w:rsidRPr="00AE6E6A" w:rsidRDefault="00000000">
            <w:pPr>
              <w:pStyle w:val="Compact"/>
            </w:pPr>
            <w:r w:rsidRPr="00AE6E6A">
              <w:t>Partner Submission</w:t>
            </w:r>
          </w:p>
        </w:tc>
        <w:tc>
          <w:tcPr>
            <w:tcW w:w="3960" w:type="dxa"/>
          </w:tcPr>
          <w:p w14:paraId="3571893D" w14:textId="77777777" w:rsidR="008E65BF" w:rsidRPr="00AE6E6A" w:rsidRDefault="00000000">
            <w:pPr>
              <w:pStyle w:val="Compact"/>
            </w:pPr>
            <w:r w:rsidRPr="00AE6E6A">
              <w:t>Einreichung eines Nutzers bei einer Partnerorganisation</w:t>
            </w:r>
          </w:p>
        </w:tc>
      </w:tr>
      <w:tr w:rsidR="008E65BF" w:rsidRPr="00AE6E6A" w14:paraId="74CA4C3D" w14:textId="77777777">
        <w:tc>
          <w:tcPr>
            <w:tcW w:w="3960" w:type="dxa"/>
          </w:tcPr>
          <w:p w14:paraId="3601BD6C" w14:textId="77777777" w:rsidR="008E65BF" w:rsidRPr="00AE6E6A" w:rsidRDefault="00000000">
            <w:pPr>
              <w:pStyle w:val="Compact"/>
            </w:pPr>
            <w:r w:rsidRPr="00AE6E6A">
              <w:t>Admin</w:t>
            </w:r>
          </w:p>
        </w:tc>
        <w:tc>
          <w:tcPr>
            <w:tcW w:w="3960" w:type="dxa"/>
          </w:tcPr>
          <w:p w14:paraId="7BCCA45C" w14:textId="77777777" w:rsidR="008E65BF" w:rsidRPr="00AE6E6A" w:rsidRDefault="00000000">
            <w:pPr>
              <w:pStyle w:val="Compact"/>
            </w:pPr>
            <w:r w:rsidRPr="00AE6E6A">
              <w:t>Rolle für System- und Stammdatenverwaltung</w:t>
            </w:r>
          </w:p>
        </w:tc>
      </w:tr>
    </w:tbl>
    <w:p w14:paraId="0FDBB2E1" w14:textId="77777777" w:rsidR="008E65BF" w:rsidRPr="00AE6E6A" w:rsidRDefault="00000000">
      <w:pPr>
        <w:pStyle w:val="berschrift2"/>
      </w:pPr>
      <w:bookmarkStart w:id="53" w:name="anforderungskatalog"/>
      <w:bookmarkEnd w:id="52"/>
      <w:r w:rsidRPr="00AE6E6A">
        <w:t>15. Anforderungskatalog</w:t>
      </w:r>
    </w:p>
    <w:tbl>
      <w:tblPr>
        <w:tblStyle w:val="Table"/>
        <w:tblW w:w="5000" w:type="pct"/>
        <w:tblLayout w:type="fixed"/>
        <w:tblLook w:val="0020" w:firstRow="1" w:lastRow="0" w:firstColumn="0" w:lastColumn="0" w:noHBand="0" w:noVBand="0"/>
      </w:tblPr>
      <w:tblGrid>
        <w:gridCol w:w="2405"/>
        <w:gridCol w:w="2405"/>
        <w:gridCol w:w="2406"/>
        <w:gridCol w:w="2406"/>
      </w:tblGrid>
      <w:tr w:rsidR="008E65BF" w:rsidRPr="00AE6E6A" w14:paraId="448DF718"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A6A18CF" w14:textId="77777777" w:rsidR="008E65BF" w:rsidRPr="00AE6E6A" w:rsidRDefault="00000000">
            <w:pPr>
              <w:pStyle w:val="Compact"/>
            </w:pPr>
            <w:r w:rsidRPr="00AE6E6A">
              <w:t>ID</w:t>
            </w:r>
          </w:p>
        </w:tc>
        <w:tc>
          <w:tcPr>
            <w:tcW w:w="1980" w:type="dxa"/>
          </w:tcPr>
          <w:p w14:paraId="5346AA72" w14:textId="77777777" w:rsidR="008E65BF" w:rsidRPr="00AE6E6A" w:rsidRDefault="00000000">
            <w:pPr>
              <w:pStyle w:val="Compact"/>
            </w:pPr>
            <w:r w:rsidRPr="00AE6E6A">
              <w:t>Priorität</w:t>
            </w:r>
          </w:p>
        </w:tc>
        <w:tc>
          <w:tcPr>
            <w:tcW w:w="1980" w:type="dxa"/>
          </w:tcPr>
          <w:p w14:paraId="5905AAF5" w14:textId="77777777" w:rsidR="008E65BF" w:rsidRPr="00AE6E6A" w:rsidRDefault="00000000">
            <w:pPr>
              <w:pStyle w:val="Compact"/>
            </w:pPr>
            <w:r w:rsidRPr="00AE6E6A">
              <w:t>Anforderung</w:t>
            </w:r>
          </w:p>
        </w:tc>
        <w:tc>
          <w:tcPr>
            <w:tcW w:w="1980" w:type="dxa"/>
          </w:tcPr>
          <w:p w14:paraId="497C6726" w14:textId="77777777" w:rsidR="008E65BF" w:rsidRPr="00AE6E6A" w:rsidRDefault="00000000">
            <w:pPr>
              <w:pStyle w:val="Compact"/>
            </w:pPr>
            <w:r w:rsidRPr="00AE6E6A">
              <w:t>Akzeptanzkriterium</w:t>
            </w:r>
          </w:p>
        </w:tc>
      </w:tr>
      <w:tr w:rsidR="008E65BF" w:rsidRPr="00AE6E6A" w14:paraId="51760932" w14:textId="77777777">
        <w:tc>
          <w:tcPr>
            <w:tcW w:w="1980" w:type="dxa"/>
          </w:tcPr>
          <w:p w14:paraId="154D28D7" w14:textId="77777777" w:rsidR="008E65BF" w:rsidRPr="00AE6E6A" w:rsidRDefault="00000000">
            <w:pPr>
              <w:pStyle w:val="Compact"/>
            </w:pPr>
            <w:r w:rsidRPr="00AE6E6A">
              <w:t>LF-M-001</w:t>
            </w:r>
          </w:p>
        </w:tc>
        <w:tc>
          <w:tcPr>
            <w:tcW w:w="1980" w:type="dxa"/>
          </w:tcPr>
          <w:p w14:paraId="4C2480C5" w14:textId="77777777" w:rsidR="008E65BF" w:rsidRPr="00AE6E6A" w:rsidRDefault="00000000">
            <w:pPr>
              <w:pStyle w:val="Compact"/>
            </w:pPr>
            <w:proofErr w:type="gramStart"/>
            <w:r w:rsidRPr="00AE6E6A">
              <w:t>Muss</w:t>
            </w:r>
            <w:proofErr w:type="gramEnd"/>
          </w:p>
        </w:tc>
        <w:tc>
          <w:tcPr>
            <w:tcW w:w="1980" w:type="dxa"/>
          </w:tcPr>
          <w:p w14:paraId="2F6CD60A" w14:textId="77777777" w:rsidR="008E65BF" w:rsidRPr="00AE6E6A" w:rsidRDefault="00000000">
            <w:pPr>
              <w:pStyle w:val="Compact"/>
            </w:pPr>
            <w:r w:rsidRPr="00AE6E6A">
              <w:t>Das System muss mehrere Surveys parallel betreiben können.</w:t>
            </w:r>
          </w:p>
        </w:tc>
        <w:tc>
          <w:tcPr>
            <w:tcW w:w="1980" w:type="dxa"/>
          </w:tcPr>
          <w:p w14:paraId="7D5C1A9E" w14:textId="77777777" w:rsidR="008E65BF" w:rsidRPr="00AE6E6A" w:rsidRDefault="00000000">
            <w:pPr>
              <w:pStyle w:val="Compact"/>
            </w:pPr>
            <w:r w:rsidRPr="00AE6E6A">
              <w:t xml:space="preserve">Mindestens </w:t>
            </w:r>
            <w:r w:rsidRPr="00AE6E6A">
              <w:rPr>
                <w:rStyle w:val="VerbatimChar"/>
              </w:rPr>
              <w:t>aerzte</w:t>
            </w:r>
            <w:r w:rsidRPr="00AE6E6A">
              <w:t xml:space="preserve"> und </w:t>
            </w:r>
            <w:r w:rsidRPr="00AE6E6A">
              <w:rPr>
                <w:rStyle w:val="VerbatimChar"/>
              </w:rPr>
              <w:t>pflege</w:t>
            </w:r>
            <w:r w:rsidRPr="00AE6E6A">
              <w:t xml:space="preserve"> sind getrennt aufrufbar und besitzen getrennte </w:t>
            </w:r>
            <w:proofErr w:type="spellStart"/>
            <w:r w:rsidRPr="00AE6E6A">
              <w:t>Steps</w:t>
            </w:r>
            <w:proofErr w:type="spellEnd"/>
            <w:r w:rsidRPr="00AE6E6A">
              <w:t>.</w:t>
            </w:r>
          </w:p>
        </w:tc>
      </w:tr>
      <w:tr w:rsidR="008E65BF" w:rsidRPr="00AE6E6A" w14:paraId="0C28298D" w14:textId="77777777">
        <w:tc>
          <w:tcPr>
            <w:tcW w:w="1980" w:type="dxa"/>
          </w:tcPr>
          <w:p w14:paraId="384BAF49" w14:textId="77777777" w:rsidR="008E65BF" w:rsidRPr="00AE6E6A" w:rsidRDefault="00000000">
            <w:pPr>
              <w:pStyle w:val="Compact"/>
            </w:pPr>
            <w:r w:rsidRPr="00AE6E6A">
              <w:t>LF-M-002</w:t>
            </w:r>
          </w:p>
        </w:tc>
        <w:tc>
          <w:tcPr>
            <w:tcW w:w="1980" w:type="dxa"/>
          </w:tcPr>
          <w:p w14:paraId="4A90617B" w14:textId="77777777" w:rsidR="008E65BF" w:rsidRPr="00AE6E6A" w:rsidRDefault="00000000">
            <w:pPr>
              <w:pStyle w:val="Compact"/>
            </w:pPr>
            <w:proofErr w:type="gramStart"/>
            <w:r w:rsidRPr="00AE6E6A">
              <w:t>Muss</w:t>
            </w:r>
            <w:proofErr w:type="gramEnd"/>
          </w:p>
        </w:tc>
        <w:tc>
          <w:tcPr>
            <w:tcW w:w="1980" w:type="dxa"/>
          </w:tcPr>
          <w:p w14:paraId="1FF87CFC" w14:textId="77777777" w:rsidR="008E65BF" w:rsidRPr="00AE6E6A" w:rsidRDefault="00000000">
            <w:pPr>
              <w:pStyle w:val="Compact"/>
            </w:pPr>
            <w:r w:rsidRPr="00AE6E6A">
              <w:t>Nutzer müssen über Survey-spezifische URLs registriert werden können.</w:t>
            </w:r>
          </w:p>
        </w:tc>
        <w:tc>
          <w:tcPr>
            <w:tcW w:w="1980" w:type="dxa"/>
          </w:tcPr>
          <w:p w14:paraId="1ADF8619" w14:textId="77777777" w:rsidR="008E65BF" w:rsidRPr="00AE6E6A" w:rsidRDefault="00000000">
            <w:pPr>
              <w:pStyle w:val="Compact"/>
            </w:pPr>
            <w:r w:rsidRPr="00AE6E6A">
              <w:t xml:space="preserve">Registrierung über </w:t>
            </w:r>
            <w:r w:rsidRPr="00AE6E6A">
              <w:rPr>
                <w:rStyle w:val="VerbatimChar"/>
              </w:rPr>
              <w:t>/s</w:t>
            </w:r>
            <w:proofErr w:type="gramStart"/>
            <w:r w:rsidRPr="00AE6E6A">
              <w:rPr>
                <w:rStyle w:val="VerbatimChar"/>
              </w:rPr>
              <w:t>/:</w:t>
            </w:r>
            <w:proofErr w:type="spellStart"/>
            <w:r w:rsidRPr="00AE6E6A">
              <w:rPr>
                <w:rStyle w:val="VerbatimChar"/>
              </w:rPr>
              <w:t>surveySlug</w:t>
            </w:r>
            <w:proofErr w:type="spellEnd"/>
            <w:proofErr w:type="gramEnd"/>
            <w:r w:rsidRPr="00AE6E6A">
              <w:rPr>
                <w:rStyle w:val="VerbatimChar"/>
              </w:rPr>
              <w:t>/</w:t>
            </w:r>
            <w:proofErr w:type="spellStart"/>
            <w:r w:rsidRPr="00AE6E6A">
              <w:rPr>
                <w:rStyle w:val="VerbatimChar"/>
              </w:rPr>
              <w:t>register</w:t>
            </w:r>
            <w:proofErr w:type="spellEnd"/>
            <w:r w:rsidRPr="00AE6E6A">
              <w:t xml:space="preserve"> speichert den passenden Survey am Nutzer.</w:t>
            </w:r>
          </w:p>
        </w:tc>
      </w:tr>
      <w:tr w:rsidR="008E65BF" w:rsidRPr="00AE6E6A" w14:paraId="64D2E40E" w14:textId="77777777">
        <w:tc>
          <w:tcPr>
            <w:tcW w:w="1980" w:type="dxa"/>
          </w:tcPr>
          <w:p w14:paraId="7BCED019" w14:textId="77777777" w:rsidR="008E65BF" w:rsidRPr="00AE6E6A" w:rsidRDefault="00000000">
            <w:pPr>
              <w:pStyle w:val="Compact"/>
            </w:pPr>
            <w:r w:rsidRPr="00AE6E6A">
              <w:t>LF-M-003</w:t>
            </w:r>
          </w:p>
        </w:tc>
        <w:tc>
          <w:tcPr>
            <w:tcW w:w="1980" w:type="dxa"/>
          </w:tcPr>
          <w:p w14:paraId="48125308" w14:textId="77777777" w:rsidR="008E65BF" w:rsidRPr="00AE6E6A" w:rsidRDefault="00000000">
            <w:pPr>
              <w:pStyle w:val="Compact"/>
            </w:pPr>
            <w:proofErr w:type="gramStart"/>
            <w:r w:rsidRPr="00AE6E6A">
              <w:t>Muss</w:t>
            </w:r>
            <w:proofErr w:type="gramEnd"/>
          </w:p>
        </w:tc>
        <w:tc>
          <w:tcPr>
            <w:tcW w:w="1980" w:type="dxa"/>
          </w:tcPr>
          <w:p w14:paraId="02082ECE" w14:textId="77777777" w:rsidR="008E65BF" w:rsidRPr="00AE6E6A" w:rsidRDefault="00000000">
            <w:pPr>
              <w:pStyle w:val="Compact"/>
            </w:pPr>
            <w:proofErr w:type="spellStart"/>
            <w:r w:rsidRPr="00AE6E6A">
              <w:t>Steps</w:t>
            </w:r>
            <w:proofErr w:type="spellEnd"/>
            <w:r w:rsidRPr="00AE6E6A">
              <w:t xml:space="preserve"> müssen </w:t>
            </w:r>
            <w:proofErr w:type="spellStart"/>
            <w:r w:rsidRPr="00AE6E6A">
              <w:t>survey</w:t>
            </w:r>
            <w:proofErr w:type="spellEnd"/>
            <w:r w:rsidRPr="00AE6E6A">
              <w:t xml:space="preserve">-spezifisch </w:t>
            </w:r>
            <w:r w:rsidRPr="00AE6E6A">
              <w:lastRenderedPageBreak/>
              <w:t>geladen und bearbeitet werden.</w:t>
            </w:r>
          </w:p>
        </w:tc>
        <w:tc>
          <w:tcPr>
            <w:tcW w:w="1980" w:type="dxa"/>
          </w:tcPr>
          <w:p w14:paraId="0EF84099" w14:textId="77777777" w:rsidR="008E65BF" w:rsidRPr="00AE6E6A" w:rsidRDefault="00000000">
            <w:pPr>
              <w:pStyle w:val="Compact"/>
            </w:pPr>
            <w:r w:rsidRPr="00AE6E6A">
              <w:lastRenderedPageBreak/>
              <w:t xml:space="preserve">Ein Nutzer sieht nur </w:t>
            </w:r>
            <w:proofErr w:type="spellStart"/>
            <w:r w:rsidRPr="00AE6E6A">
              <w:t>Steps</w:t>
            </w:r>
            <w:proofErr w:type="spellEnd"/>
            <w:r w:rsidRPr="00AE6E6A">
              <w:t xml:space="preserve"> seines </w:t>
            </w:r>
            <w:r w:rsidRPr="00AE6E6A">
              <w:lastRenderedPageBreak/>
              <w:t>Surveys; Admin-Listen sind nach Survey filterbar.</w:t>
            </w:r>
          </w:p>
        </w:tc>
      </w:tr>
      <w:tr w:rsidR="008E65BF" w:rsidRPr="00AE6E6A" w14:paraId="1BEC0E6F" w14:textId="77777777">
        <w:tc>
          <w:tcPr>
            <w:tcW w:w="1980" w:type="dxa"/>
          </w:tcPr>
          <w:p w14:paraId="0983DFF4" w14:textId="77777777" w:rsidR="008E65BF" w:rsidRPr="00AE6E6A" w:rsidRDefault="00000000">
            <w:pPr>
              <w:pStyle w:val="Compact"/>
            </w:pPr>
            <w:r w:rsidRPr="00AE6E6A">
              <w:lastRenderedPageBreak/>
              <w:t>LF-M-004</w:t>
            </w:r>
          </w:p>
        </w:tc>
        <w:tc>
          <w:tcPr>
            <w:tcW w:w="1980" w:type="dxa"/>
          </w:tcPr>
          <w:p w14:paraId="23335894" w14:textId="77777777" w:rsidR="008E65BF" w:rsidRPr="00AE6E6A" w:rsidRDefault="00000000">
            <w:pPr>
              <w:pStyle w:val="Compact"/>
            </w:pPr>
            <w:proofErr w:type="gramStart"/>
            <w:r w:rsidRPr="00AE6E6A">
              <w:t>Muss</w:t>
            </w:r>
            <w:proofErr w:type="gramEnd"/>
          </w:p>
        </w:tc>
        <w:tc>
          <w:tcPr>
            <w:tcW w:w="1980" w:type="dxa"/>
          </w:tcPr>
          <w:p w14:paraId="03D9DD71" w14:textId="77777777" w:rsidR="008E65BF" w:rsidRPr="00AE6E6A" w:rsidRDefault="00000000">
            <w:pPr>
              <w:pStyle w:val="Compact"/>
            </w:pPr>
            <w:proofErr w:type="spellStart"/>
            <w:r w:rsidRPr="00AE6E6A">
              <w:t>Conditions</w:t>
            </w:r>
            <w:proofErr w:type="spellEnd"/>
            <w:r w:rsidRPr="00AE6E6A">
              <w:t xml:space="preserve"> müssen sichtbare, versteckte, blockierte und automatisch abgeschlossene </w:t>
            </w:r>
            <w:proofErr w:type="spellStart"/>
            <w:r w:rsidRPr="00AE6E6A">
              <w:t>Steps</w:t>
            </w:r>
            <w:proofErr w:type="spellEnd"/>
            <w:r w:rsidRPr="00AE6E6A">
              <w:t xml:space="preserve"> ermöglichen.</w:t>
            </w:r>
          </w:p>
        </w:tc>
        <w:tc>
          <w:tcPr>
            <w:tcW w:w="1980" w:type="dxa"/>
          </w:tcPr>
          <w:p w14:paraId="5810E9F4" w14:textId="77777777" w:rsidR="008E65BF" w:rsidRPr="00AE6E6A" w:rsidRDefault="00000000">
            <w:pPr>
              <w:pStyle w:val="Compact"/>
            </w:pPr>
            <w:r w:rsidRPr="00AE6E6A">
              <w:t xml:space="preserve">Testfälle zeigen korrekte </w:t>
            </w:r>
            <w:proofErr w:type="spellStart"/>
            <w:r w:rsidRPr="00AE6E6A">
              <w:t>Visibility</w:t>
            </w:r>
            <w:proofErr w:type="spellEnd"/>
            <w:r w:rsidRPr="00AE6E6A">
              <w:t>-, Blocking- und Auto-</w:t>
            </w:r>
            <w:proofErr w:type="spellStart"/>
            <w:r w:rsidRPr="00AE6E6A">
              <w:t>Complete</w:t>
            </w:r>
            <w:proofErr w:type="spellEnd"/>
            <w:r w:rsidRPr="00AE6E6A">
              <w:t>-Zustände.</w:t>
            </w:r>
          </w:p>
        </w:tc>
      </w:tr>
      <w:tr w:rsidR="008E65BF" w:rsidRPr="00AE6E6A" w14:paraId="5D4CB4ED" w14:textId="77777777">
        <w:tc>
          <w:tcPr>
            <w:tcW w:w="1980" w:type="dxa"/>
          </w:tcPr>
          <w:p w14:paraId="49F2752A" w14:textId="77777777" w:rsidR="008E65BF" w:rsidRPr="00AE6E6A" w:rsidRDefault="00000000">
            <w:pPr>
              <w:pStyle w:val="Compact"/>
            </w:pPr>
            <w:r w:rsidRPr="00AE6E6A">
              <w:t>LF-M-005</w:t>
            </w:r>
          </w:p>
        </w:tc>
        <w:tc>
          <w:tcPr>
            <w:tcW w:w="1980" w:type="dxa"/>
          </w:tcPr>
          <w:p w14:paraId="7585B8FA" w14:textId="77777777" w:rsidR="008E65BF" w:rsidRPr="00AE6E6A" w:rsidRDefault="00000000">
            <w:pPr>
              <w:pStyle w:val="Compact"/>
            </w:pPr>
            <w:proofErr w:type="gramStart"/>
            <w:r w:rsidRPr="00AE6E6A">
              <w:t>Muss</w:t>
            </w:r>
            <w:proofErr w:type="gramEnd"/>
          </w:p>
        </w:tc>
        <w:tc>
          <w:tcPr>
            <w:tcW w:w="1980" w:type="dxa"/>
          </w:tcPr>
          <w:p w14:paraId="26163E2A" w14:textId="77777777" w:rsidR="008E65BF" w:rsidRPr="00AE6E6A" w:rsidRDefault="00000000">
            <w:pPr>
              <w:pStyle w:val="Compact"/>
            </w:pPr>
            <w:r w:rsidRPr="00AE6E6A">
              <w:t>Uploads müssen sichere Dateitypen und Größenbegrenzungen erzwingen.</w:t>
            </w:r>
          </w:p>
        </w:tc>
        <w:tc>
          <w:tcPr>
            <w:tcW w:w="1980" w:type="dxa"/>
          </w:tcPr>
          <w:p w14:paraId="3E5BA81A" w14:textId="77777777" w:rsidR="008E65BF" w:rsidRPr="00AE6E6A" w:rsidRDefault="00000000">
            <w:pPr>
              <w:pStyle w:val="Compact"/>
            </w:pPr>
            <w:r w:rsidRPr="00AE6E6A">
              <w:t>Nicht erlaubte Dateitypen und aktive Inhalte werden abgelehnt.</w:t>
            </w:r>
          </w:p>
        </w:tc>
      </w:tr>
      <w:tr w:rsidR="008E65BF" w:rsidRPr="00AE6E6A" w14:paraId="528A0782" w14:textId="77777777">
        <w:tc>
          <w:tcPr>
            <w:tcW w:w="1980" w:type="dxa"/>
          </w:tcPr>
          <w:p w14:paraId="62C5CCE0" w14:textId="77777777" w:rsidR="008E65BF" w:rsidRPr="00AE6E6A" w:rsidRDefault="00000000">
            <w:pPr>
              <w:pStyle w:val="Compact"/>
            </w:pPr>
            <w:r w:rsidRPr="00AE6E6A">
              <w:t>LF-M-006</w:t>
            </w:r>
          </w:p>
        </w:tc>
        <w:tc>
          <w:tcPr>
            <w:tcW w:w="1980" w:type="dxa"/>
          </w:tcPr>
          <w:p w14:paraId="595192FA" w14:textId="77777777" w:rsidR="008E65BF" w:rsidRPr="00AE6E6A" w:rsidRDefault="00000000">
            <w:pPr>
              <w:pStyle w:val="Compact"/>
            </w:pPr>
            <w:proofErr w:type="gramStart"/>
            <w:r w:rsidRPr="00AE6E6A">
              <w:t>Muss</w:t>
            </w:r>
            <w:proofErr w:type="gramEnd"/>
          </w:p>
        </w:tc>
        <w:tc>
          <w:tcPr>
            <w:tcW w:w="1980" w:type="dxa"/>
          </w:tcPr>
          <w:p w14:paraId="2980665A" w14:textId="77777777" w:rsidR="008E65BF" w:rsidRPr="00AE6E6A" w:rsidRDefault="00000000">
            <w:pPr>
              <w:pStyle w:val="Compact"/>
            </w:pPr>
            <w:r w:rsidRPr="00AE6E6A">
              <w:t>Partner dürfen nur berechtigte Nutzer und Dateien sehen.</w:t>
            </w:r>
          </w:p>
        </w:tc>
        <w:tc>
          <w:tcPr>
            <w:tcW w:w="1980" w:type="dxa"/>
          </w:tcPr>
          <w:p w14:paraId="3DE342E4" w14:textId="77777777" w:rsidR="008E65BF" w:rsidRPr="00AE6E6A" w:rsidRDefault="00000000">
            <w:pPr>
              <w:pStyle w:val="Compact"/>
            </w:pPr>
            <w:r w:rsidRPr="00AE6E6A">
              <w:t>Zugriff auf fremde Dateien ohne Zuordnung führt zu Ablehnung.</w:t>
            </w:r>
          </w:p>
        </w:tc>
      </w:tr>
      <w:tr w:rsidR="008E65BF" w:rsidRPr="00AE6E6A" w14:paraId="007F2447" w14:textId="77777777">
        <w:tc>
          <w:tcPr>
            <w:tcW w:w="1980" w:type="dxa"/>
          </w:tcPr>
          <w:p w14:paraId="144EE889" w14:textId="77777777" w:rsidR="008E65BF" w:rsidRPr="00AE6E6A" w:rsidRDefault="00000000">
            <w:pPr>
              <w:pStyle w:val="Compact"/>
            </w:pPr>
            <w:r w:rsidRPr="00AE6E6A">
              <w:t>LF-M-007</w:t>
            </w:r>
          </w:p>
        </w:tc>
        <w:tc>
          <w:tcPr>
            <w:tcW w:w="1980" w:type="dxa"/>
          </w:tcPr>
          <w:p w14:paraId="323B8F3C" w14:textId="77777777" w:rsidR="008E65BF" w:rsidRPr="00AE6E6A" w:rsidRDefault="00000000">
            <w:pPr>
              <w:pStyle w:val="Compact"/>
            </w:pPr>
            <w:proofErr w:type="gramStart"/>
            <w:r w:rsidRPr="00AE6E6A">
              <w:t>Muss</w:t>
            </w:r>
            <w:proofErr w:type="gramEnd"/>
          </w:p>
        </w:tc>
        <w:tc>
          <w:tcPr>
            <w:tcW w:w="1980" w:type="dxa"/>
          </w:tcPr>
          <w:p w14:paraId="31F2C4DE" w14:textId="77777777" w:rsidR="008E65BF" w:rsidRPr="00AE6E6A" w:rsidRDefault="00000000">
            <w:pPr>
              <w:pStyle w:val="Compact"/>
            </w:pPr>
            <w:r w:rsidRPr="00AE6E6A">
              <w:t xml:space="preserve">Admins müssen Surveys, </w:t>
            </w:r>
            <w:proofErr w:type="spellStart"/>
            <w:r w:rsidRPr="00AE6E6A">
              <w:t>Steps</w:t>
            </w:r>
            <w:proofErr w:type="spellEnd"/>
            <w:r w:rsidRPr="00AE6E6A">
              <w:t>, Nutzer, Partner und E-Mail-Vorlagen verwalten können.</w:t>
            </w:r>
          </w:p>
        </w:tc>
        <w:tc>
          <w:tcPr>
            <w:tcW w:w="1980" w:type="dxa"/>
          </w:tcPr>
          <w:p w14:paraId="49774AD8" w14:textId="77777777" w:rsidR="008E65BF" w:rsidRPr="00AE6E6A" w:rsidRDefault="00000000">
            <w:pPr>
              <w:pStyle w:val="Compact"/>
            </w:pPr>
            <w:r w:rsidRPr="00AE6E6A">
              <w:t>Admin-Dashboard bietet die entsprechenden Verwaltungsfunktionen.</w:t>
            </w:r>
          </w:p>
        </w:tc>
      </w:tr>
      <w:tr w:rsidR="008E65BF" w:rsidRPr="00AE6E6A" w14:paraId="576494E0" w14:textId="77777777">
        <w:tc>
          <w:tcPr>
            <w:tcW w:w="1980" w:type="dxa"/>
          </w:tcPr>
          <w:p w14:paraId="289F692C" w14:textId="77777777" w:rsidR="008E65BF" w:rsidRPr="00AE6E6A" w:rsidRDefault="00000000">
            <w:pPr>
              <w:pStyle w:val="Compact"/>
            </w:pPr>
            <w:r w:rsidRPr="00AE6E6A">
              <w:t>LF-M-008</w:t>
            </w:r>
          </w:p>
        </w:tc>
        <w:tc>
          <w:tcPr>
            <w:tcW w:w="1980" w:type="dxa"/>
          </w:tcPr>
          <w:p w14:paraId="06928B5D" w14:textId="77777777" w:rsidR="008E65BF" w:rsidRPr="00AE6E6A" w:rsidRDefault="00000000">
            <w:pPr>
              <w:pStyle w:val="Compact"/>
            </w:pPr>
            <w:proofErr w:type="gramStart"/>
            <w:r w:rsidRPr="00AE6E6A">
              <w:t>Muss</w:t>
            </w:r>
            <w:proofErr w:type="gramEnd"/>
          </w:p>
        </w:tc>
        <w:tc>
          <w:tcPr>
            <w:tcW w:w="1980" w:type="dxa"/>
          </w:tcPr>
          <w:p w14:paraId="3EF92D9D" w14:textId="77777777" w:rsidR="008E65BF" w:rsidRPr="00AE6E6A" w:rsidRDefault="00000000">
            <w:pPr>
              <w:pStyle w:val="Compact"/>
            </w:pPr>
            <w:r w:rsidRPr="00AE6E6A">
              <w:t xml:space="preserve">Fortschritt und ETA müssen aus sichtbaren relevanten </w:t>
            </w:r>
            <w:proofErr w:type="spellStart"/>
            <w:r w:rsidRPr="00AE6E6A">
              <w:t>Steps</w:t>
            </w:r>
            <w:proofErr w:type="spellEnd"/>
            <w:r w:rsidRPr="00AE6E6A">
              <w:t xml:space="preserve"> berechnet werden.</w:t>
            </w:r>
          </w:p>
        </w:tc>
        <w:tc>
          <w:tcPr>
            <w:tcW w:w="1980" w:type="dxa"/>
          </w:tcPr>
          <w:p w14:paraId="7857B26A" w14:textId="77777777" w:rsidR="008E65BF" w:rsidRPr="00AE6E6A" w:rsidRDefault="00000000">
            <w:pPr>
              <w:pStyle w:val="Compact"/>
            </w:pPr>
            <w:r w:rsidRPr="00AE6E6A">
              <w:t xml:space="preserve">Hidden </w:t>
            </w:r>
            <w:proofErr w:type="spellStart"/>
            <w:r w:rsidRPr="00AE6E6A">
              <w:t>Steps</w:t>
            </w:r>
            <w:proofErr w:type="spellEnd"/>
            <w:r w:rsidRPr="00AE6E6A">
              <w:t xml:space="preserve"> beeinflussen Fortschritt und ETA nicht.</w:t>
            </w:r>
          </w:p>
        </w:tc>
      </w:tr>
      <w:tr w:rsidR="008E65BF" w:rsidRPr="00AE6E6A" w14:paraId="4A065E4D" w14:textId="77777777">
        <w:tc>
          <w:tcPr>
            <w:tcW w:w="1980" w:type="dxa"/>
          </w:tcPr>
          <w:p w14:paraId="48B045B1" w14:textId="77777777" w:rsidR="008E65BF" w:rsidRPr="00AE6E6A" w:rsidRDefault="00000000">
            <w:pPr>
              <w:pStyle w:val="Compact"/>
            </w:pPr>
            <w:r w:rsidRPr="00AE6E6A">
              <w:t>LF-S-001</w:t>
            </w:r>
          </w:p>
        </w:tc>
        <w:tc>
          <w:tcPr>
            <w:tcW w:w="1980" w:type="dxa"/>
          </w:tcPr>
          <w:p w14:paraId="2D6E7BDB" w14:textId="77777777" w:rsidR="008E65BF" w:rsidRPr="00AE6E6A" w:rsidRDefault="00000000">
            <w:pPr>
              <w:pStyle w:val="Compact"/>
            </w:pPr>
            <w:r w:rsidRPr="00AE6E6A">
              <w:t>Soll</w:t>
            </w:r>
          </w:p>
        </w:tc>
        <w:tc>
          <w:tcPr>
            <w:tcW w:w="1980" w:type="dxa"/>
          </w:tcPr>
          <w:p w14:paraId="02925143" w14:textId="77777777" w:rsidR="008E65BF" w:rsidRPr="00AE6E6A" w:rsidRDefault="00000000">
            <w:pPr>
              <w:pStyle w:val="Compact"/>
            </w:pPr>
            <w:r w:rsidRPr="00AE6E6A">
              <w:t>Survey-spezifisches Branding soll unterstützt werden.</w:t>
            </w:r>
          </w:p>
        </w:tc>
        <w:tc>
          <w:tcPr>
            <w:tcW w:w="1980" w:type="dxa"/>
          </w:tcPr>
          <w:p w14:paraId="42441C81" w14:textId="77777777" w:rsidR="008E65BF" w:rsidRPr="00AE6E6A" w:rsidRDefault="00000000">
            <w:pPr>
              <w:pStyle w:val="Compact"/>
            </w:pPr>
            <w:r w:rsidRPr="00AE6E6A">
              <w:t>Landing/Auth können Logo, Farben und Texte je Survey verwenden.</w:t>
            </w:r>
          </w:p>
        </w:tc>
      </w:tr>
      <w:tr w:rsidR="008E65BF" w:rsidRPr="00AE6E6A" w14:paraId="7040EF6F" w14:textId="77777777">
        <w:tc>
          <w:tcPr>
            <w:tcW w:w="1980" w:type="dxa"/>
          </w:tcPr>
          <w:p w14:paraId="715C8DDB" w14:textId="77777777" w:rsidR="008E65BF" w:rsidRPr="00AE6E6A" w:rsidRDefault="00000000">
            <w:pPr>
              <w:pStyle w:val="Compact"/>
            </w:pPr>
            <w:r w:rsidRPr="00AE6E6A">
              <w:t>LF-S-002</w:t>
            </w:r>
          </w:p>
        </w:tc>
        <w:tc>
          <w:tcPr>
            <w:tcW w:w="1980" w:type="dxa"/>
          </w:tcPr>
          <w:p w14:paraId="06BAFB41" w14:textId="77777777" w:rsidR="008E65BF" w:rsidRPr="00AE6E6A" w:rsidRDefault="00000000">
            <w:pPr>
              <w:pStyle w:val="Compact"/>
            </w:pPr>
            <w:r w:rsidRPr="00AE6E6A">
              <w:t>Soll</w:t>
            </w:r>
          </w:p>
        </w:tc>
        <w:tc>
          <w:tcPr>
            <w:tcW w:w="1980" w:type="dxa"/>
          </w:tcPr>
          <w:p w14:paraId="4E45A748" w14:textId="77777777" w:rsidR="008E65BF" w:rsidRPr="00AE6E6A" w:rsidRDefault="00000000">
            <w:pPr>
              <w:pStyle w:val="Compact"/>
            </w:pPr>
            <w:r w:rsidRPr="00AE6E6A">
              <w:t>E-Mail-Vorlagen sollen über Admin-Oberfläche bearbeitbar sein.</w:t>
            </w:r>
          </w:p>
        </w:tc>
        <w:tc>
          <w:tcPr>
            <w:tcW w:w="1980" w:type="dxa"/>
          </w:tcPr>
          <w:p w14:paraId="612F579C" w14:textId="77777777" w:rsidR="008E65BF" w:rsidRPr="00AE6E6A" w:rsidRDefault="00000000">
            <w:pPr>
              <w:pStyle w:val="Compact"/>
            </w:pPr>
            <w:r w:rsidRPr="00AE6E6A">
              <w:t>Admin kann Template speichern, zurücksetzen und Vorschau erzeugen.</w:t>
            </w:r>
          </w:p>
        </w:tc>
      </w:tr>
      <w:tr w:rsidR="008E65BF" w:rsidRPr="00AE6E6A" w14:paraId="226E40EA" w14:textId="77777777">
        <w:tc>
          <w:tcPr>
            <w:tcW w:w="1980" w:type="dxa"/>
          </w:tcPr>
          <w:p w14:paraId="062E6785" w14:textId="77777777" w:rsidR="008E65BF" w:rsidRPr="00AE6E6A" w:rsidRDefault="00000000">
            <w:pPr>
              <w:pStyle w:val="Compact"/>
            </w:pPr>
            <w:r w:rsidRPr="00AE6E6A">
              <w:t>LF-S-003</w:t>
            </w:r>
          </w:p>
        </w:tc>
        <w:tc>
          <w:tcPr>
            <w:tcW w:w="1980" w:type="dxa"/>
          </w:tcPr>
          <w:p w14:paraId="3D4605E6" w14:textId="77777777" w:rsidR="008E65BF" w:rsidRPr="00AE6E6A" w:rsidRDefault="00000000">
            <w:pPr>
              <w:pStyle w:val="Compact"/>
            </w:pPr>
            <w:r w:rsidRPr="00AE6E6A">
              <w:t>Soll</w:t>
            </w:r>
          </w:p>
        </w:tc>
        <w:tc>
          <w:tcPr>
            <w:tcW w:w="1980" w:type="dxa"/>
          </w:tcPr>
          <w:p w14:paraId="425D2551" w14:textId="77777777" w:rsidR="008E65BF" w:rsidRPr="00AE6E6A" w:rsidRDefault="00000000">
            <w:pPr>
              <w:pStyle w:val="Compact"/>
            </w:pPr>
            <w:r w:rsidRPr="00AE6E6A">
              <w:t>Partner-</w:t>
            </w:r>
            <w:proofErr w:type="spellStart"/>
            <w:r w:rsidRPr="00AE6E6A">
              <w:t>Matching</w:t>
            </w:r>
            <w:proofErr w:type="spellEnd"/>
            <w:r w:rsidRPr="00AE6E6A">
              <w:t xml:space="preserve"> soll über Tags und Profilinformationen unterstützt werden.</w:t>
            </w:r>
          </w:p>
        </w:tc>
        <w:tc>
          <w:tcPr>
            <w:tcW w:w="1980" w:type="dxa"/>
          </w:tcPr>
          <w:p w14:paraId="0A6D6953" w14:textId="77777777" w:rsidR="008E65BF" w:rsidRPr="00AE6E6A" w:rsidRDefault="00000000">
            <w:pPr>
              <w:pStyle w:val="Compact"/>
            </w:pPr>
            <w:r w:rsidRPr="00AE6E6A">
              <w:t>Partnerlisten berücksichtigen fachliche Tags und Nutzerprofilfelder.</w:t>
            </w:r>
          </w:p>
        </w:tc>
      </w:tr>
      <w:tr w:rsidR="008E65BF" w:rsidRPr="00AE6E6A" w14:paraId="34A15679" w14:textId="77777777">
        <w:tc>
          <w:tcPr>
            <w:tcW w:w="1980" w:type="dxa"/>
          </w:tcPr>
          <w:p w14:paraId="7ABD077A" w14:textId="77777777" w:rsidR="008E65BF" w:rsidRPr="00AE6E6A" w:rsidRDefault="00000000">
            <w:pPr>
              <w:pStyle w:val="Compact"/>
            </w:pPr>
            <w:r w:rsidRPr="00AE6E6A">
              <w:lastRenderedPageBreak/>
              <w:t>LF-K-001</w:t>
            </w:r>
          </w:p>
        </w:tc>
        <w:tc>
          <w:tcPr>
            <w:tcW w:w="1980" w:type="dxa"/>
          </w:tcPr>
          <w:p w14:paraId="40D4D58C" w14:textId="77777777" w:rsidR="008E65BF" w:rsidRPr="00AE6E6A" w:rsidRDefault="00000000">
            <w:pPr>
              <w:pStyle w:val="Compact"/>
            </w:pPr>
            <w:proofErr w:type="gramStart"/>
            <w:r w:rsidRPr="00AE6E6A">
              <w:t>Kann</w:t>
            </w:r>
            <w:proofErr w:type="gramEnd"/>
          </w:p>
        </w:tc>
        <w:tc>
          <w:tcPr>
            <w:tcW w:w="1980" w:type="dxa"/>
          </w:tcPr>
          <w:p w14:paraId="40112A03" w14:textId="77777777" w:rsidR="008E65BF" w:rsidRPr="00AE6E6A" w:rsidRDefault="00000000">
            <w:pPr>
              <w:pStyle w:val="Compact"/>
            </w:pPr>
            <w:proofErr w:type="spellStart"/>
            <w:r w:rsidRPr="00AE6E6A">
              <w:t>Step</w:t>
            </w:r>
            <w:proofErr w:type="spellEnd"/>
            <w:r w:rsidRPr="00AE6E6A">
              <w:t>-Konfigurationen können exportiert und importiert werden.</w:t>
            </w:r>
          </w:p>
        </w:tc>
        <w:tc>
          <w:tcPr>
            <w:tcW w:w="1980" w:type="dxa"/>
          </w:tcPr>
          <w:p w14:paraId="6D8579DF" w14:textId="77777777" w:rsidR="008E65BF" w:rsidRPr="00AE6E6A" w:rsidRDefault="00000000">
            <w:pPr>
              <w:pStyle w:val="Compact"/>
            </w:pPr>
            <w:r w:rsidRPr="00AE6E6A">
              <w:t>JSON-Export/-Import ist als Erweiterung spezifiziert.</w:t>
            </w:r>
          </w:p>
        </w:tc>
      </w:tr>
      <w:tr w:rsidR="008E65BF" w:rsidRPr="00AE6E6A" w14:paraId="387F4975" w14:textId="77777777">
        <w:tc>
          <w:tcPr>
            <w:tcW w:w="1980" w:type="dxa"/>
          </w:tcPr>
          <w:p w14:paraId="2C7F408B" w14:textId="77777777" w:rsidR="008E65BF" w:rsidRPr="00AE6E6A" w:rsidRDefault="00000000">
            <w:pPr>
              <w:pStyle w:val="Compact"/>
            </w:pPr>
            <w:r w:rsidRPr="00AE6E6A">
              <w:t>LF-K-002</w:t>
            </w:r>
          </w:p>
        </w:tc>
        <w:tc>
          <w:tcPr>
            <w:tcW w:w="1980" w:type="dxa"/>
          </w:tcPr>
          <w:p w14:paraId="28DBCD25" w14:textId="77777777" w:rsidR="008E65BF" w:rsidRPr="00AE6E6A" w:rsidRDefault="00000000">
            <w:pPr>
              <w:pStyle w:val="Compact"/>
            </w:pPr>
            <w:proofErr w:type="gramStart"/>
            <w:r w:rsidRPr="00AE6E6A">
              <w:t>Kann</w:t>
            </w:r>
            <w:proofErr w:type="gramEnd"/>
          </w:p>
        </w:tc>
        <w:tc>
          <w:tcPr>
            <w:tcW w:w="1980" w:type="dxa"/>
          </w:tcPr>
          <w:p w14:paraId="1359C435" w14:textId="77777777" w:rsidR="008E65BF" w:rsidRPr="00AE6E6A" w:rsidRDefault="00000000">
            <w:pPr>
              <w:pStyle w:val="Compact"/>
            </w:pPr>
            <w:r w:rsidRPr="00AE6E6A">
              <w:t>Webhooks können externe Systeme informieren.</w:t>
            </w:r>
          </w:p>
        </w:tc>
        <w:tc>
          <w:tcPr>
            <w:tcW w:w="1980" w:type="dxa"/>
          </w:tcPr>
          <w:p w14:paraId="75C8EED5" w14:textId="77777777" w:rsidR="008E65BF" w:rsidRPr="00AE6E6A" w:rsidRDefault="00000000">
            <w:pPr>
              <w:pStyle w:val="Compact"/>
            </w:pPr>
            <w:r w:rsidRPr="00AE6E6A">
              <w:t>Ereignisse wie neue Partneranfrage können später per Webhook ausgeleitet werden.</w:t>
            </w:r>
          </w:p>
        </w:tc>
      </w:tr>
    </w:tbl>
    <w:p w14:paraId="0631CC86" w14:textId="77777777" w:rsidR="008E65BF" w:rsidRPr="00AE6E6A" w:rsidRDefault="00000000">
      <w:pPr>
        <w:pStyle w:val="berschrift2"/>
      </w:pPr>
      <w:bookmarkStart w:id="54" w:name="nichtfunktionale-anforderungen"/>
      <w:bookmarkEnd w:id="53"/>
      <w:r w:rsidRPr="00AE6E6A">
        <w:t>16. Nichtfunktionale Anforderungen</w:t>
      </w:r>
    </w:p>
    <w:tbl>
      <w:tblPr>
        <w:tblStyle w:val="Table"/>
        <w:tblW w:w="5000" w:type="pct"/>
        <w:tblLayout w:type="fixed"/>
        <w:tblLook w:val="0020" w:firstRow="1" w:lastRow="0" w:firstColumn="0" w:lastColumn="0" w:noHBand="0" w:noVBand="0"/>
      </w:tblPr>
      <w:tblGrid>
        <w:gridCol w:w="2405"/>
        <w:gridCol w:w="2405"/>
        <w:gridCol w:w="2406"/>
        <w:gridCol w:w="2406"/>
      </w:tblGrid>
      <w:tr w:rsidR="008E65BF" w:rsidRPr="00AE6E6A" w14:paraId="164230F8"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7FDAF1" w14:textId="77777777" w:rsidR="008E65BF" w:rsidRPr="00AE6E6A" w:rsidRDefault="00000000">
            <w:pPr>
              <w:pStyle w:val="Compact"/>
            </w:pPr>
            <w:r w:rsidRPr="00AE6E6A">
              <w:t>ID</w:t>
            </w:r>
          </w:p>
        </w:tc>
        <w:tc>
          <w:tcPr>
            <w:tcW w:w="1980" w:type="dxa"/>
          </w:tcPr>
          <w:p w14:paraId="26FF141D" w14:textId="77777777" w:rsidR="008E65BF" w:rsidRPr="00AE6E6A" w:rsidRDefault="00000000">
            <w:pPr>
              <w:pStyle w:val="Compact"/>
            </w:pPr>
            <w:r w:rsidRPr="00AE6E6A">
              <w:t>Kategorie</w:t>
            </w:r>
          </w:p>
        </w:tc>
        <w:tc>
          <w:tcPr>
            <w:tcW w:w="1980" w:type="dxa"/>
          </w:tcPr>
          <w:p w14:paraId="22B357BB" w14:textId="77777777" w:rsidR="008E65BF" w:rsidRPr="00AE6E6A" w:rsidRDefault="00000000">
            <w:pPr>
              <w:pStyle w:val="Compact"/>
            </w:pPr>
            <w:r w:rsidRPr="00AE6E6A">
              <w:t>Richtwert / Anforderung</w:t>
            </w:r>
          </w:p>
        </w:tc>
        <w:tc>
          <w:tcPr>
            <w:tcW w:w="1980" w:type="dxa"/>
          </w:tcPr>
          <w:p w14:paraId="55396771" w14:textId="77777777" w:rsidR="008E65BF" w:rsidRPr="00AE6E6A" w:rsidRDefault="00000000">
            <w:pPr>
              <w:pStyle w:val="Compact"/>
            </w:pPr>
            <w:r w:rsidRPr="00AE6E6A">
              <w:t>Nachweis</w:t>
            </w:r>
          </w:p>
        </w:tc>
      </w:tr>
      <w:tr w:rsidR="008E65BF" w:rsidRPr="00AE6E6A" w14:paraId="38253DBB" w14:textId="77777777">
        <w:tc>
          <w:tcPr>
            <w:tcW w:w="1980" w:type="dxa"/>
          </w:tcPr>
          <w:p w14:paraId="045D688C" w14:textId="77777777" w:rsidR="008E65BF" w:rsidRPr="00AE6E6A" w:rsidRDefault="00000000">
            <w:pPr>
              <w:pStyle w:val="Compact"/>
            </w:pPr>
            <w:r w:rsidRPr="00AE6E6A">
              <w:t>NFA-001</w:t>
            </w:r>
          </w:p>
        </w:tc>
        <w:tc>
          <w:tcPr>
            <w:tcW w:w="1980" w:type="dxa"/>
          </w:tcPr>
          <w:p w14:paraId="0E807D28" w14:textId="77777777" w:rsidR="008E65BF" w:rsidRPr="00AE6E6A" w:rsidRDefault="00000000">
            <w:pPr>
              <w:pStyle w:val="Compact"/>
            </w:pPr>
            <w:r w:rsidRPr="00AE6E6A">
              <w:t>Verfügbarkeit</w:t>
            </w:r>
          </w:p>
        </w:tc>
        <w:tc>
          <w:tcPr>
            <w:tcW w:w="1980" w:type="dxa"/>
          </w:tcPr>
          <w:p w14:paraId="724E2725" w14:textId="77777777" w:rsidR="008E65BF" w:rsidRPr="00AE6E6A" w:rsidRDefault="00000000">
            <w:pPr>
              <w:pStyle w:val="Compact"/>
            </w:pPr>
            <w:r w:rsidRPr="00AE6E6A">
              <w:t>Zielwert im Regelbetrieb: 99,5 % monatlich, ausgenommen angekündigte Wartung</w:t>
            </w:r>
          </w:p>
        </w:tc>
        <w:tc>
          <w:tcPr>
            <w:tcW w:w="1980" w:type="dxa"/>
          </w:tcPr>
          <w:p w14:paraId="3B409873" w14:textId="77777777" w:rsidR="008E65BF" w:rsidRPr="00AE6E6A" w:rsidRDefault="00000000">
            <w:pPr>
              <w:pStyle w:val="Compact"/>
            </w:pPr>
            <w:r w:rsidRPr="00AE6E6A">
              <w:t>Betriebsmonitoring</w:t>
            </w:r>
          </w:p>
        </w:tc>
      </w:tr>
      <w:tr w:rsidR="008E65BF" w:rsidRPr="00AE6E6A" w14:paraId="2799701D" w14:textId="77777777">
        <w:tc>
          <w:tcPr>
            <w:tcW w:w="1980" w:type="dxa"/>
          </w:tcPr>
          <w:p w14:paraId="07BE137E" w14:textId="77777777" w:rsidR="008E65BF" w:rsidRPr="00AE6E6A" w:rsidRDefault="00000000">
            <w:pPr>
              <w:pStyle w:val="Compact"/>
            </w:pPr>
            <w:r w:rsidRPr="00AE6E6A">
              <w:t>NFA-002</w:t>
            </w:r>
          </w:p>
        </w:tc>
        <w:tc>
          <w:tcPr>
            <w:tcW w:w="1980" w:type="dxa"/>
          </w:tcPr>
          <w:p w14:paraId="21FE731C" w14:textId="77777777" w:rsidR="008E65BF" w:rsidRPr="00AE6E6A" w:rsidRDefault="00000000">
            <w:pPr>
              <w:pStyle w:val="Compact"/>
            </w:pPr>
            <w:r w:rsidRPr="00AE6E6A">
              <w:t>Antwortzeit</w:t>
            </w:r>
          </w:p>
        </w:tc>
        <w:tc>
          <w:tcPr>
            <w:tcW w:w="1980" w:type="dxa"/>
          </w:tcPr>
          <w:p w14:paraId="3992C4B3" w14:textId="77777777" w:rsidR="008E65BF" w:rsidRPr="00AE6E6A" w:rsidRDefault="00000000">
            <w:pPr>
              <w:pStyle w:val="Compact"/>
            </w:pPr>
            <w:r w:rsidRPr="00AE6E6A">
              <w:t>95 % der Dashboard-API-</w:t>
            </w:r>
            <w:proofErr w:type="spellStart"/>
            <w:r w:rsidRPr="00AE6E6A">
              <w:t>Requests</w:t>
            </w:r>
            <w:proofErr w:type="spellEnd"/>
            <w:r w:rsidRPr="00AE6E6A">
              <w:t xml:space="preserve"> unter 1,0 s bei typischer Last</w:t>
            </w:r>
          </w:p>
        </w:tc>
        <w:tc>
          <w:tcPr>
            <w:tcW w:w="1980" w:type="dxa"/>
          </w:tcPr>
          <w:p w14:paraId="4E90E476" w14:textId="77777777" w:rsidR="008E65BF" w:rsidRPr="00AE6E6A" w:rsidRDefault="00000000">
            <w:pPr>
              <w:pStyle w:val="Compact"/>
            </w:pPr>
            <w:r w:rsidRPr="00AE6E6A">
              <w:t>Last-/Performance-Test</w:t>
            </w:r>
          </w:p>
        </w:tc>
      </w:tr>
      <w:tr w:rsidR="008E65BF" w:rsidRPr="00AE6E6A" w14:paraId="5DEA4535" w14:textId="77777777">
        <w:tc>
          <w:tcPr>
            <w:tcW w:w="1980" w:type="dxa"/>
          </w:tcPr>
          <w:p w14:paraId="446EDBEE" w14:textId="77777777" w:rsidR="008E65BF" w:rsidRPr="00AE6E6A" w:rsidRDefault="00000000">
            <w:pPr>
              <w:pStyle w:val="Compact"/>
            </w:pPr>
            <w:r w:rsidRPr="00AE6E6A">
              <w:t>NFA-003</w:t>
            </w:r>
          </w:p>
        </w:tc>
        <w:tc>
          <w:tcPr>
            <w:tcW w:w="1980" w:type="dxa"/>
          </w:tcPr>
          <w:p w14:paraId="6BF819AB" w14:textId="77777777" w:rsidR="008E65BF" w:rsidRPr="00AE6E6A" w:rsidRDefault="00000000">
            <w:pPr>
              <w:pStyle w:val="Compact"/>
            </w:pPr>
            <w:r w:rsidRPr="00AE6E6A">
              <w:t>Gleichzeitige Nutzer</w:t>
            </w:r>
          </w:p>
        </w:tc>
        <w:tc>
          <w:tcPr>
            <w:tcW w:w="1980" w:type="dxa"/>
          </w:tcPr>
          <w:p w14:paraId="27FD97A7" w14:textId="77777777" w:rsidR="008E65BF" w:rsidRPr="00AE6E6A" w:rsidRDefault="00000000">
            <w:pPr>
              <w:pStyle w:val="Compact"/>
            </w:pPr>
            <w:r w:rsidRPr="00AE6E6A">
              <w:t>Auslegung für mindestens 100 gleichzeitige aktive Web-Sessions als Startwert</w:t>
            </w:r>
          </w:p>
        </w:tc>
        <w:tc>
          <w:tcPr>
            <w:tcW w:w="1980" w:type="dxa"/>
          </w:tcPr>
          <w:p w14:paraId="46AFB61D" w14:textId="77777777" w:rsidR="008E65BF" w:rsidRPr="00AE6E6A" w:rsidRDefault="00000000">
            <w:pPr>
              <w:pStyle w:val="Compact"/>
            </w:pPr>
            <w:proofErr w:type="spellStart"/>
            <w:r w:rsidRPr="00AE6E6A">
              <w:t>Lasttest</w:t>
            </w:r>
            <w:proofErr w:type="spellEnd"/>
          </w:p>
        </w:tc>
      </w:tr>
      <w:tr w:rsidR="008E65BF" w:rsidRPr="00AE6E6A" w14:paraId="4009ECD2" w14:textId="77777777">
        <w:tc>
          <w:tcPr>
            <w:tcW w:w="1980" w:type="dxa"/>
          </w:tcPr>
          <w:p w14:paraId="7F6DF7D0" w14:textId="77777777" w:rsidR="008E65BF" w:rsidRPr="00AE6E6A" w:rsidRDefault="00000000">
            <w:pPr>
              <w:pStyle w:val="Compact"/>
            </w:pPr>
            <w:r w:rsidRPr="00AE6E6A">
              <w:t>NFA-004</w:t>
            </w:r>
          </w:p>
        </w:tc>
        <w:tc>
          <w:tcPr>
            <w:tcW w:w="1980" w:type="dxa"/>
          </w:tcPr>
          <w:p w14:paraId="38C8E68A" w14:textId="77777777" w:rsidR="008E65BF" w:rsidRPr="00AE6E6A" w:rsidRDefault="00000000">
            <w:pPr>
              <w:pStyle w:val="Compact"/>
            </w:pPr>
            <w:r w:rsidRPr="00AE6E6A">
              <w:t>Datenvolumen</w:t>
            </w:r>
          </w:p>
        </w:tc>
        <w:tc>
          <w:tcPr>
            <w:tcW w:w="1980" w:type="dxa"/>
          </w:tcPr>
          <w:p w14:paraId="0E411F44" w14:textId="77777777" w:rsidR="008E65BF" w:rsidRPr="00AE6E6A" w:rsidRDefault="00000000">
            <w:pPr>
              <w:pStyle w:val="Compact"/>
            </w:pPr>
            <w:r w:rsidRPr="00AE6E6A">
              <w:t xml:space="preserve">Startauslegung für 10.000 Nutzer, 50 Surveys, 100 </w:t>
            </w:r>
            <w:proofErr w:type="spellStart"/>
            <w:r w:rsidRPr="00AE6E6A">
              <w:t>Steps</w:t>
            </w:r>
            <w:proofErr w:type="spellEnd"/>
            <w:r w:rsidRPr="00AE6E6A">
              <w:t xml:space="preserve"> je Survey, 100.000 Uploads</w:t>
            </w:r>
          </w:p>
        </w:tc>
        <w:tc>
          <w:tcPr>
            <w:tcW w:w="1980" w:type="dxa"/>
          </w:tcPr>
          <w:p w14:paraId="73593317" w14:textId="77777777" w:rsidR="008E65BF" w:rsidRPr="00AE6E6A" w:rsidRDefault="00000000">
            <w:pPr>
              <w:pStyle w:val="Compact"/>
            </w:pPr>
            <w:r w:rsidRPr="00AE6E6A">
              <w:t>Architekturprüfung</w:t>
            </w:r>
          </w:p>
        </w:tc>
      </w:tr>
      <w:tr w:rsidR="008E65BF" w:rsidRPr="00AE6E6A" w14:paraId="5AC76BAA" w14:textId="77777777">
        <w:tc>
          <w:tcPr>
            <w:tcW w:w="1980" w:type="dxa"/>
          </w:tcPr>
          <w:p w14:paraId="57CF0AAE" w14:textId="77777777" w:rsidR="008E65BF" w:rsidRPr="00AE6E6A" w:rsidRDefault="00000000">
            <w:pPr>
              <w:pStyle w:val="Compact"/>
            </w:pPr>
            <w:r w:rsidRPr="00AE6E6A">
              <w:t>NFA-005</w:t>
            </w:r>
          </w:p>
        </w:tc>
        <w:tc>
          <w:tcPr>
            <w:tcW w:w="1980" w:type="dxa"/>
          </w:tcPr>
          <w:p w14:paraId="3CD99F9C" w14:textId="77777777" w:rsidR="008E65BF" w:rsidRPr="00AE6E6A" w:rsidRDefault="00000000">
            <w:pPr>
              <w:pStyle w:val="Compact"/>
            </w:pPr>
            <w:proofErr w:type="spellStart"/>
            <w:r w:rsidRPr="00AE6E6A">
              <w:t>Uploadgröße</w:t>
            </w:r>
            <w:proofErr w:type="spellEnd"/>
          </w:p>
        </w:tc>
        <w:tc>
          <w:tcPr>
            <w:tcW w:w="1980" w:type="dxa"/>
          </w:tcPr>
          <w:p w14:paraId="03CCFAD1" w14:textId="77777777" w:rsidR="008E65BF" w:rsidRPr="00AE6E6A" w:rsidRDefault="00000000">
            <w:pPr>
              <w:pStyle w:val="Compact"/>
            </w:pPr>
            <w:r w:rsidRPr="00AE6E6A">
              <w:t>Standardlimit 20 MB pro Datei, anpassbar per Konfiguration</w:t>
            </w:r>
          </w:p>
        </w:tc>
        <w:tc>
          <w:tcPr>
            <w:tcW w:w="1980" w:type="dxa"/>
          </w:tcPr>
          <w:p w14:paraId="69BEE0EA" w14:textId="77777777" w:rsidR="008E65BF" w:rsidRPr="00AE6E6A" w:rsidRDefault="00000000">
            <w:pPr>
              <w:pStyle w:val="Compact"/>
            </w:pPr>
            <w:r w:rsidRPr="00AE6E6A">
              <w:t>Upload-Test</w:t>
            </w:r>
          </w:p>
        </w:tc>
      </w:tr>
      <w:tr w:rsidR="008E65BF" w:rsidRPr="00AE6E6A" w14:paraId="1A4DD4AA" w14:textId="77777777">
        <w:tc>
          <w:tcPr>
            <w:tcW w:w="1980" w:type="dxa"/>
          </w:tcPr>
          <w:p w14:paraId="2F7A3FDC" w14:textId="77777777" w:rsidR="008E65BF" w:rsidRPr="00AE6E6A" w:rsidRDefault="00000000">
            <w:pPr>
              <w:pStyle w:val="Compact"/>
            </w:pPr>
            <w:r w:rsidRPr="00AE6E6A">
              <w:t>NFA-006</w:t>
            </w:r>
          </w:p>
        </w:tc>
        <w:tc>
          <w:tcPr>
            <w:tcW w:w="1980" w:type="dxa"/>
          </w:tcPr>
          <w:p w14:paraId="7FF0B25C" w14:textId="77777777" w:rsidR="008E65BF" w:rsidRPr="00AE6E6A" w:rsidRDefault="00000000">
            <w:pPr>
              <w:pStyle w:val="Compact"/>
            </w:pPr>
            <w:r w:rsidRPr="00AE6E6A">
              <w:t>Browser</w:t>
            </w:r>
          </w:p>
        </w:tc>
        <w:tc>
          <w:tcPr>
            <w:tcW w:w="1980" w:type="dxa"/>
          </w:tcPr>
          <w:p w14:paraId="4FF772A6" w14:textId="77777777" w:rsidR="008E65BF" w:rsidRPr="00AE6E6A" w:rsidRDefault="00000000">
            <w:pPr>
              <w:pStyle w:val="Compact"/>
            </w:pPr>
            <w:r w:rsidRPr="00AE6E6A">
              <w:t>Aktuelle Versionen von Chrome, Edge, Firefox und Safari</w:t>
            </w:r>
          </w:p>
        </w:tc>
        <w:tc>
          <w:tcPr>
            <w:tcW w:w="1980" w:type="dxa"/>
          </w:tcPr>
          <w:p w14:paraId="62F634A0" w14:textId="77777777" w:rsidR="008E65BF" w:rsidRPr="00AE6E6A" w:rsidRDefault="00000000">
            <w:pPr>
              <w:pStyle w:val="Compact"/>
            </w:pPr>
            <w:r w:rsidRPr="00AE6E6A">
              <w:t>Browser-Smoke-Test</w:t>
            </w:r>
          </w:p>
        </w:tc>
      </w:tr>
      <w:tr w:rsidR="008E65BF" w:rsidRPr="00AE6E6A" w14:paraId="5C4BA1B5" w14:textId="77777777">
        <w:tc>
          <w:tcPr>
            <w:tcW w:w="1980" w:type="dxa"/>
          </w:tcPr>
          <w:p w14:paraId="36E43EDF" w14:textId="77777777" w:rsidR="008E65BF" w:rsidRPr="00AE6E6A" w:rsidRDefault="00000000">
            <w:pPr>
              <w:pStyle w:val="Compact"/>
            </w:pPr>
            <w:r w:rsidRPr="00AE6E6A">
              <w:t>NFA-007</w:t>
            </w:r>
          </w:p>
        </w:tc>
        <w:tc>
          <w:tcPr>
            <w:tcW w:w="1980" w:type="dxa"/>
          </w:tcPr>
          <w:p w14:paraId="6D4CC4EE" w14:textId="77777777" w:rsidR="008E65BF" w:rsidRPr="00AE6E6A" w:rsidRDefault="00000000">
            <w:pPr>
              <w:pStyle w:val="Compact"/>
            </w:pPr>
            <w:r w:rsidRPr="00AE6E6A">
              <w:t>Responsivität</w:t>
            </w:r>
          </w:p>
        </w:tc>
        <w:tc>
          <w:tcPr>
            <w:tcW w:w="1980" w:type="dxa"/>
          </w:tcPr>
          <w:p w14:paraId="352BC916" w14:textId="77777777" w:rsidR="008E65BF" w:rsidRPr="00AE6E6A" w:rsidRDefault="00000000">
            <w:pPr>
              <w:pStyle w:val="Compact"/>
            </w:pPr>
            <w:r w:rsidRPr="00AE6E6A">
              <w:t xml:space="preserve">Nutzbar auf </w:t>
            </w:r>
            <w:r w:rsidRPr="00AE6E6A">
              <w:lastRenderedPageBreak/>
              <w:t xml:space="preserve">Desktop, Tablet und Smartphone ab 360 </w:t>
            </w:r>
            <w:proofErr w:type="spellStart"/>
            <w:r w:rsidRPr="00AE6E6A">
              <w:t>px</w:t>
            </w:r>
            <w:proofErr w:type="spellEnd"/>
            <w:r w:rsidRPr="00AE6E6A">
              <w:t xml:space="preserve"> Breite</w:t>
            </w:r>
          </w:p>
        </w:tc>
        <w:tc>
          <w:tcPr>
            <w:tcW w:w="1980" w:type="dxa"/>
          </w:tcPr>
          <w:p w14:paraId="6BCE16C0" w14:textId="77777777" w:rsidR="008E65BF" w:rsidRPr="00AE6E6A" w:rsidRDefault="00000000">
            <w:pPr>
              <w:pStyle w:val="Compact"/>
            </w:pPr>
            <w:r w:rsidRPr="00AE6E6A">
              <w:lastRenderedPageBreak/>
              <w:t>UI-Test</w:t>
            </w:r>
          </w:p>
        </w:tc>
      </w:tr>
      <w:tr w:rsidR="008E65BF" w:rsidRPr="00AE6E6A" w14:paraId="65F3CC63" w14:textId="77777777">
        <w:tc>
          <w:tcPr>
            <w:tcW w:w="1980" w:type="dxa"/>
          </w:tcPr>
          <w:p w14:paraId="5C879490" w14:textId="77777777" w:rsidR="008E65BF" w:rsidRPr="00AE6E6A" w:rsidRDefault="00000000">
            <w:pPr>
              <w:pStyle w:val="Compact"/>
            </w:pPr>
            <w:r w:rsidRPr="00AE6E6A">
              <w:t>NFA-008</w:t>
            </w:r>
          </w:p>
        </w:tc>
        <w:tc>
          <w:tcPr>
            <w:tcW w:w="1980" w:type="dxa"/>
          </w:tcPr>
          <w:p w14:paraId="585B4329" w14:textId="77777777" w:rsidR="008E65BF" w:rsidRPr="00AE6E6A" w:rsidRDefault="00000000">
            <w:pPr>
              <w:pStyle w:val="Compact"/>
            </w:pPr>
            <w:r w:rsidRPr="00AE6E6A">
              <w:t>Barrierefreiheit</w:t>
            </w:r>
          </w:p>
        </w:tc>
        <w:tc>
          <w:tcPr>
            <w:tcW w:w="1980" w:type="dxa"/>
          </w:tcPr>
          <w:p w14:paraId="402C567C" w14:textId="77777777" w:rsidR="008E65BF" w:rsidRPr="00AE6E6A" w:rsidRDefault="00000000">
            <w:pPr>
              <w:pStyle w:val="Compact"/>
            </w:pPr>
            <w:r w:rsidRPr="00AE6E6A">
              <w:t>Zielkonformität WCAG 2.1 AA / EN 301 549 für ausschreibungsrelevante Oberflächen</w:t>
            </w:r>
          </w:p>
        </w:tc>
        <w:tc>
          <w:tcPr>
            <w:tcW w:w="1980" w:type="dxa"/>
          </w:tcPr>
          <w:p w14:paraId="7FFE9DAC" w14:textId="77777777" w:rsidR="008E65BF" w:rsidRPr="00AE6E6A" w:rsidRDefault="00000000">
            <w:pPr>
              <w:pStyle w:val="Compact"/>
            </w:pPr>
            <w:proofErr w:type="spellStart"/>
            <w:r w:rsidRPr="00AE6E6A">
              <w:t>Accessibility</w:t>
            </w:r>
            <w:proofErr w:type="spellEnd"/>
            <w:r w:rsidRPr="00AE6E6A">
              <w:t>-Audit</w:t>
            </w:r>
          </w:p>
        </w:tc>
      </w:tr>
      <w:tr w:rsidR="008E65BF" w:rsidRPr="00AE6E6A" w14:paraId="3B45D26E" w14:textId="77777777">
        <w:tc>
          <w:tcPr>
            <w:tcW w:w="1980" w:type="dxa"/>
          </w:tcPr>
          <w:p w14:paraId="54F4EA60" w14:textId="77777777" w:rsidR="008E65BF" w:rsidRPr="00AE6E6A" w:rsidRDefault="00000000">
            <w:pPr>
              <w:pStyle w:val="Compact"/>
            </w:pPr>
            <w:r w:rsidRPr="00AE6E6A">
              <w:t>NFA-009</w:t>
            </w:r>
          </w:p>
        </w:tc>
        <w:tc>
          <w:tcPr>
            <w:tcW w:w="1980" w:type="dxa"/>
          </w:tcPr>
          <w:p w14:paraId="52D03ABE" w14:textId="77777777" w:rsidR="008E65BF" w:rsidRPr="00AE6E6A" w:rsidRDefault="00000000">
            <w:pPr>
              <w:pStyle w:val="Compact"/>
            </w:pPr>
            <w:r w:rsidRPr="00AE6E6A">
              <w:t>Wiederherstellung</w:t>
            </w:r>
          </w:p>
        </w:tc>
        <w:tc>
          <w:tcPr>
            <w:tcW w:w="1980" w:type="dxa"/>
          </w:tcPr>
          <w:p w14:paraId="196A6B02" w14:textId="77777777" w:rsidR="008E65BF" w:rsidRPr="00AE6E6A" w:rsidRDefault="00000000">
            <w:pPr>
              <w:pStyle w:val="Compact"/>
            </w:pPr>
            <w:r w:rsidRPr="00AE6E6A">
              <w:t>RPO 24 h, RTO 8 h als Standardannahme für nichtkritischen Fachbetrieb</w:t>
            </w:r>
          </w:p>
        </w:tc>
        <w:tc>
          <w:tcPr>
            <w:tcW w:w="1980" w:type="dxa"/>
          </w:tcPr>
          <w:p w14:paraId="2297F95B" w14:textId="77777777" w:rsidR="008E65BF" w:rsidRPr="00AE6E6A" w:rsidRDefault="00000000">
            <w:pPr>
              <w:pStyle w:val="Compact"/>
            </w:pPr>
            <w:r w:rsidRPr="00AE6E6A">
              <w:t>Restore-Test</w:t>
            </w:r>
          </w:p>
        </w:tc>
      </w:tr>
      <w:tr w:rsidR="008E65BF" w:rsidRPr="00AE6E6A" w14:paraId="2509466B" w14:textId="77777777">
        <w:tc>
          <w:tcPr>
            <w:tcW w:w="1980" w:type="dxa"/>
          </w:tcPr>
          <w:p w14:paraId="00A68C8C" w14:textId="77777777" w:rsidR="008E65BF" w:rsidRPr="00AE6E6A" w:rsidRDefault="00000000">
            <w:pPr>
              <w:pStyle w:val="Compact"/>
            </w:pPr>
            <w:r w:rsidRPr="00AE6E6A">
              <w:t>NFA-010</w:t>
            </w:r>
          </w:p>
        </w:tc>
        <w:tc>
          <w:tcPr>
            <w:tcW w:w="1980" w:type="dxa"/>
          </w:tcPr>
          <w:p w14:paraId="106A8E62" w14:textId="77777777" w:rsidR="008E65BF" w:rsidRPr="00AE6E6A" w:rsidRDefault="00000000">
            <w:pPr>
              <w:pStyle w:val="Compact"/>
            </w:pPr>
            <w:r w:rsidRPr="00AE6E6A">
              <w:t>Protokollierung</w:t>
            </w:r>
          </w:p>
        </w:tc>
        <w:tc>
          <w:tcPr>
            <w:tcW w:w="1980" w:type="dxa"/>
          </w:tcPr>
          <w:p w14:paraId="62E50FEE" w14:textId="77777777" w:rsidR="008E65BF" w:rsidRPr="00AE6E6A" w:rsidRDefault="00000000">
            <w:pPr>
              <w:pStyle w:val="Compact"/>
            </w:pPr>
            <w:r w:rsidRPr="00AE6E6A">
              <w:t>Sicherheits- und Admin-Ereignisse müssen nachvollziehbar protokolliert werden</w:t>
            </w:r>
          </w:p>
        </w:tc>
        <w:tc>
          <w:tcPr>
            <w:tcW w:w="1980" w:type="dxa"/>
          </w:tcPr>
          <w:p w14:paraId="08A10A00" w14:textId="77777777" w:rsidR="008E65BF" w:rsidRPr="00AE6E6A" w:rsidRDefault="00000000">
            <w:pPr>
              <w:pStyle w:val="Compact"/>
            </w:pPr>
            <w:r w:rsidRPr="00AE6E6A">
              <w:t>Audit-Log-Prüfung</w:t>
            </w:r>
          </w:p>
        </w:tc>
      </w:tr>
    </w:tbl>
    <w:p w14:paraId="6FDF34FC" w14:textId="77777777" w:rsidR="008E65BF" w:rsidRPr="00AE6E6A" w:rsidRDefault="00000000">
      <w:pPr>
        <w:pStyle w:val="berschrift2"/>
      </w:pPr>
      <w:bookmarkStart w:id="55" w:name="datenschutz-sicherheit-und-compliance"/>
      <w:bookmarkEnd w:id="54"/>
      <w:r w:rsidRPr="00AE6E6A">
        <w:t>17. Datenschutz, Sicherheit und Compliance</w:t>
      </w:r>
    </w:p>
    <w:tbl>
      <w:tblPr>
        <w:tblStyle w:val="Table"/>
        <w:tblW w:w="5000" w:type="pct"/>
        <w:tblLayout w:type="fixed"/>
        <w:tblLook w:val="0020" w:firstRow="1" w:lastRow="0" w:firstColumn="0" w:lastColumn="0" w:noHBand="0" w:noVBand="0"/>
      </w:tblPr>
      <w:tblGrid>
        <w:gridCol w:w="4811"/>
        <w:gridCol w:w="4811"/>
      </w:tblGrid>
      <w:tr w:rsidR="008E65BF" w:rsidRPr="00AE6E6A" w14:paraId="464E1422"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10097A3" w14:textId="77777777" w:rsidR="008E65BF" w:rsidRPr="00AE6E6A" w:rsidRDefault="00000000">
            <w:pPr>
              <w:pStyle w:val="Compact"/>
            </w:pPr>
            <w:r w:rsidRPr="00AE6E6A">
              <w:t>Bereich</w:t>
            </w:r>
          </w:p>
        </w:tc>
        <w:tc>
          <w:tcPr>
            <w:tcW w:w="3960" w:type="dxa"/>
          </w:tcPr>
          <w:p w14:paraId="6EC63E39" w14:textId="77777777" w:rsidR="008E65BF" w:rsidRPr="00AE6E6A" w:rsidRDefault="00000000">
            <w:pPr>
              <w:pStyle w:val="Compact"/>
            </w:pPr>
            <w:r w:rsidRPr="00AE6E6A">
              <w:t>Anforderung</w:t>
            </w:r>
          </w:p>
        </w:tc>
      </w:tr>
      <w:tr w:rsidR="008E65BF" w:rsidRPr="00AE6E6A" w14:paraId="7952E4A6" w14:textId="77777777">
        <w:tc>
          <w:tcPr>
            <w:tcW w:w="3960" w:type="dxa"/>
          </w:tcPr>
          <w:p w14:paraId="3C6726E8" w14:textId="77777777" w:rsidR="008E65BF" w:rsidRPr="00AE6E6A" w:rsidRDefault="00000000">
            <w:pPr>
              <w:pStyle w:val="Compact"/>
            </w:pPr>
            <w:r w:rsidRPr="00AE6E6A">
              <w:t>Rechtsgrundlage</w:t>
            </w:r>
          </w:p>
        </w:tc>
        <w:tc>
          <w:tcPr>
            <w:tcW w:w="3960" w:type="dxa"/>
          </w:tcPr>
          <w:p w14:paraId="5C4C61DB" w14:textId="77777777" w:rsidR="008E65BF" w:rsidRPr="00AE6E6A" w:rsidRDefault="00000000">
            <w:pPr>
              <w:pStyle w:val="Compact"/>
            </w:pPr>
            <w:r w:rsidRPr="00AE6E6A">
              <w:t>Der Auftraggeber benennt Zwecke, Rechtsgrundlagen und Löschfristen der Verarbeitung.</w:t>
            </w:r>
          </w:p>
        </w:tc>
      </w:tr>
      <w:tr w:rsidR="008E65BF" w:rsidRPr="00AE6E6A" w14:paraId="2985CB88" w14:textId="77777777">
        <w:tc>
          <w:tcPr>
            <w:tcW w:w="3960" w:type="dxa"/>
          </w:tcPr>
          <w:p w14:paraId="7C1AA931" w14:textId="77777777" w:rsidR="008E65BF" w:rsidRPr="00AE6E6A" w:rsidRDefault="00000000">
            <w:pPr>
              <w:pStyle w:val="Compact"/>
            </w:pPr>
            <w:r w:rsidRPr="00AE6E6A">
              <w:t>Datenminimierung</w:t>
            </w:r>
          </w:p>
        </w:tc>
        <w:tc>
          <w:tcPr>
            <w:tcW w:w="3960" w:type="dxa"/>
          </w:tcPr>
          <w:p w14:paraId="25D9A46E" w14:textId="77777777" w:rsidR="008E65BF" w:rsidRPr="00AE6E6A" w:rsidRDefault="00000000">
            <w:pPr>
              <w:pStyle w:val="Compact"/>
            </w:pPr>
            <w:r w:rsidRPr="00AE6E6A">
              <w:t>Surveys erfassen nur für den jeweiligen Prozess erforderliche Daten.</w:t>
            </w:r>
          </w:p>
        </w:tc>
      </w:tr>
      <w:tr w:rsidR="008E65BF" w:rsidRPr="00AE6E6A" w14:paraId="5FFB62AF" w14:textId="77777777">
        <w:tc>
          <w:tcPr>
            <w:tcW w:w="3960" w:type="dxa"/>
          </w:tcPr>
          <w:p w14:paraId="0CDDE365" w14:textId="77777777" w:rsidR="008E65BF" w:rsidRPr="00AE6E6A" w:rsidRDefault="00000000">
            <w:pPr>
              <w:pStyle w:val="Compact"/>
            </w:pPr>
            <w:r w:rsidRPr="00AE6E6A">
              <w:t>Zugriffsschutz</w:t>
            </w:r>
          </w:p>
        </w:tc>
        <w:tc>
          <w:tcPr>
            <w:tcW w:w="3960" w:type="dxa"/>
          </w:tcPr>
          <w:p w14:paraId="37695C01" w14:textId="77777777" w:rsidR="008E65BF" w:rsidRPr="00AE6E6A" w:rsidRDefault="00000000">
            <w:pPr>
              <w:pStyle w:val="Compact"/>
            </w:pPr>
            <w:r w:rsidRPr="00AE6E6A">
              <w:t>Rollenbasierte Rechteprüfung für User, Partner und Admin.</w:t>
            </w:r>
          </w:p>
        </w:tc>
      </w:tr>
      <w:tr w:rsidR="008E65BF" w:rsidRPr="00AE6E6A" w14:paraId="1E9F2EDE" w14:textId="77777777">
        <w:tc>
          <w:tcPr>
            <w:tcW w:w="3960" w:type="dxa"/>
          </w:tcPr>
          <w:p w14:paraId="4A05C8FD" w14:textId="77777777" w:rsidR="008E65BF" w:rsidRPr="00AE6E6A" w:rsidRDefault="00000000">
            <w:pPr>
              <w:pStyle w:val="Compact"/>
            </w:pPr>
            <w:r w:rsidRPr="00AE6E6A">
              <w:t>Mandantentrennung</w:t>
            </w:r>
          </w:p>
        </w:tc>
        <w:tc>
          <w:tcPr>
            <w:tcW w:w="3960" w:type="dxa"/>
          </w:tcPr>
          <w:p w14:paraId="5AFC5D96" w14:textId="77777777" w:rsidR="008E65BF" w:rsidRPr="00AE6E6A" w:rsidRDefault="00000000">
            <w:pPr>
              <w:pStyle w:val="Compact"/>
            </w:pPr>
            <w:r w:rsidRPr="00AE6E6A">
              <w:t xml:space="preserve">Survey-Kontexte müssen bei </w:t>
            </w:r>
            <w:proofErr w:type="spellStart"/>
            <w:r w:rsidRPr="00AE6E6A">
              <w:t>Steps</w:t>
            </w:r>
            <w:proofErr w:type="spellEnd"/>
            <w:r w:rsidRPr="00AE6E6A">
              <w:t xml:space="preserve"> und Progress technisch getrennt berücksichtigt werden.</w:t>
            </w:r>
          </w:p>
        </w:tc>
      </w:tr>
      <w:tr w:rsidR="008E65BF" w:rsidRPr="00AE6E6A" w14:paraId="6B0385B5" w14:textId="77777777">
        <w:tc>
          <w:tcPr>
            <w:tcW w:w="3960" w:type="dxa"/>
          </w:tcPr>
          <w:p w14:paraId="5BD5B94A" w14:textId="77777777" w:rsidR="008E65BF" w:rsidRPr="00AE6E6A" w:rsidRDefault="00000000">
            <w:pPr>
              <w:pStyle w:val="Compact"/>
            </w:pPr>
            <w:r w:rsidRPr="00AE6E6A">
              <w:t>Auftragsverarbeitung</w:t>
            </w:r>
          </w:p>
        </w:tc>
        <w:tc>
          <w:tcPr>
            <w:tcW w:w="3960" w:type="dxa"/>
          </w:tcPr>
          <w:p w14:paraId="31322007" w14:textId="77777777" w:rsidR="008E65BF" w:rsidRPr="00AE6E6A" w:rsidRDefault="00000000">
            <w:pPr>
              <w:pStyle w:val="Compact"/>
            </w:pPr>
            <w:r w:rsidRPr="00AE6E6A">
              <w:t>Bei Betrieb durch Dienstleister ist ein AV-Vertrag nach DSGVO vorzusehen.</w:t>
            </w:r>
          </w:p>
        </w:tc>
      </w:tr>
      <w:tr w:rsidR="008E65BF" w:rsidRPr="00AE6E6A" w14:paraId="6B55798F" w14:textId="77777777">
        <w:tc>
          <w:tcPr>
            <w:tcW w:w="3960" w:type="dxa"/>
          </w:tcPr>
          <w:p w14:paraId="012D5071" w14:textId="77777777" w:rsidR="008E65BF" w:rsidRPr="00AE6E6A" w:rsidRDefault="00000000">
            <w:pPr>
              <w:pStyle w:val="Compact"/>
            </w:pPr>
            <w:r w:rsidRPr="00AE6E6A">
              <w:t>Löschkonzept</w:t>
            </w:r>
          </w:p>
        </w:tc>
        <w:tc>
          <w:tcPr>
            <w:tcW w:w="3960" w:type="dxa"/>
          </w:tcPr>
          <w:p w14:paraId="4273B0E1" w14:textId="77777777" w:rsidR="008E65BF" w:rsidRPr="00AE6E6A" w:rsidRDefault="00000000">
            <w:pPr>
              <w:pStyle w:val="Compact"/>
            </w:pPr>
            <w:r w:rsidRPr="00AE6E6A">
              <w:t xml:space="preserve">Nutzer- und </w:t>
            </w:r>
            <w:proofErr w:type="spellStart"/>
            <w:r w:rsidRPr="00AE6E6A">
              <w:t>Uploaddaten</w:t>
            </w:r>
            <w:proofErr w:type="spellEnd"/>
            <w:r w:rsidRPr="00AE6E6A">
              <w:t xml:space="preserve"> müssen nach definierten Fristen löschbar sein.</w:t>
            </w:r>
          </w:p>
        </w:tc>
      </w:tr>
      <w:tr w:rsidR="008E65BF" w:rsidRPr="00AE6E6A" w14:paraId="00402712" w14:textId="77777777">
        <w:tc>
          <w:tcPr>
            <w:tcW w:w="3960" w:type="dxa"/>
          </w:tcPr>
          <w:p w14:paraId="492555BD" w14:textId="77777777" w:rsidR="008E65BF" w:rsidRPr="00AE6E6A" w:rsidRDefault="00000000">
            <w:pPr>
              <w:pStyle w:val="Compact"/>
            </w:pPr>
            <w:r w:rsidRPr="00AE6E6A">
              <w:t>Auskunft/Export</w:t>
            </w:r>
          </w:p>
        </w:tc>
        <w:tc>
          <w:tcPr>
            <w:tcW w:w="3960" w:type="dxa"/>
          </w:tcPr>
          <w:p w14:paraId="385717FD" w14:textId="77777777" w:rsidR="008E65BF" w:rsidRPr="00AE6E6A" w:rsidRDefault="00000000">
            <w:pPr>
              <w:pStyle w:val="Compact"/>
            </w:pPr>
            <w:r w:rsidRPr="00AE6E6A">
              <w:t>Personenbezogene Daten sollen für Auskunftsanfragen exportierbar sein.</w:t>
            </w:r>
          </w:p>
        </w:tc>
      </w:tr>
      <w:tr w:rsidR="008E65BF" w:rsidRPr="00AE6E6A" w14:paraId="35CAAA3F" w14:textId="77777777">
        <w:tc>
          <w:tcPr>
            <w:tcW w:w="3960" w:type="dxa"/>
          </w:tcPr>
          <w:p w14:paraId="38278F11" w14:textId="77777777" w:rsidR="008E65BF" w:rsidRPr="00AE6E6A" w:rsidRDefault="00000000">
            <w:pPr>
              <w:pStyle w:val="Compact"/>
            </w:pPr>
            <w:r w:rsidRPr="00AE6E6A">
              <w:t>Verschlüsselung Transport</w:t>
            </w:r>
          </w:p>
        </w:tc>
        <w:tc>
          <w:tcPr>
            <w:tcW w:w="3960" w:type="dxa"/>
          </w:tcPr>
          <w:p w14:paraId="60A85B7D" w14:textId="77777777" w:rsidR="008E65BF" w:rsidRPr="00AE6E6A" w:rsidRDefault="00000000">
            <w:pPr>
              <w:pStyle w:val="Compact"/>
            </w:pPr>
            <w:r w:rsidRPr="00AE6E6A">
              <w:t>Produktivbetrieb ausschließlich über TLS 1.2 oder höher.</w:t>
            </w:r>
          </w:p>
        </w:tc>
      </w:tr>
      <w:tr w:rsidR="008E65BF" w:rsidRPr="00AE6E6A" w14:paraId="1C0D8113" w14:textId="77777777">
        <w:tc>
          <w:tcPr>
            <w:tcW w:w="3960" w:type="dxa"/>
          </w:tcPr>
          <w:p w14:paraId="3AF1F294" w14:textId="77777777" w:rsidR="008E65BF" w:rsidRPr="00AE6E6A" w:rsidRDefault="00000000">
            <w:pPr>
              <w:pStyle w:val="Compact"/>
            </w:pPr>
            <w:r w:rsidRPr="00AE6E6A">
              <w:lastRenderedPageBreak/>
              <w:t>Secret-Management</w:t>
            </w:r>
          </w:p>
        </w:tc>
        <w:tc>
          <w:tcPr>
            <w:tcW w:w="3960" w:type="dxa"/>
          </w:tcPr>
          <w:p w14:paraId="6EF3DA60" w14:textId="77777777" w:rsidR="008E65BF" w:rsidRPr="00AE6E6A" w:rsidRDefault="00000000">
            <w:pPr>
              <w:pStyle w:val="Compact"/>
            </w:pPr>
            <w:r w:rsidRPr="00AE6E6A">
              <w:t>Secrets dürfen nicht im Quellcode gespeichert werden.</w:t>
            </w:r>
          </w:p>
        </w:tc>
      </w:tr>
      <w:tr w:rsidR="008E65BF" w:rsidRPr="00AE6E6A" w14:paraId="5DCD1EDA" w14:textId="77777777">
        <w:tc>
          <w:tcPr>
            <w:tcW w:w="3960" w:type="dxa"/>
          </w:tcPr>
          <w:p w14:paraId="4D1D7478" w14:textId="77777777" w:rsidR="008E65BF" w:rsidRPr="00AE6E6A" w:rsidRDefault="00000000">
            <w:pPr>
              <w:pStyle w:val="Compact"/>
            </w:pPr>
            <w:r w:rsidRPr="00AE6E6A">
              <w:t>Passwortschutz</w:t>
            </w:r>
          </w:p>
        </w:tc>
        <w:tc>
          <w:tcPr>
            <w:tcW w:w="3960" w:type="dxa"/>
          </w:tcPr>
          <w:p w14:paraId="7E09ECC4" w14:textId="77777777" w:rsidR="008E65BF" w:rsidRPr="00AE6E6A" w:rsidRDefault="00000000">
            <w:pPr>
              <w:pStyle w:val="Compact"/>
            </w:pPr>
            <w:r w:rsidRPr="00AE6E6A">
              <w:t>Mindestlänge 8 Zeichen; produktiv empfohlen: 12 Zeichen und Rate-</w:t>
            </w:r>
            <w:proofErr w:type="spellStart"/>
            <w:r w:rsidRPr="00AE6E6A">
              <w:t>Limiting</w:t>
            </w:r>
            <w:proofErr w:type="spellEnd"/>
            <w:r w:rsidRPr="00AE6E6A">
              <w:t>.</w:t>
            </w:r>
          </w:p>
        </w:tc>
      </w:tr>
      <w:tr w:rsidR="008E65BF" w:rsidRPr="00AE6E6A" w14:paraId="654CD7D9" w14:textId="77777777">
        <w:tc>
          <w:tcPr>
            <w:tcW w:w="3960" w:type="dxa"/>
          </w:tcPr>
          <w:p w14:paraId="21257095" w14:textId="77777777" w:rsidR="008E65BF" w:rsidRPr="00AE6E6A" w:rsidRDefault="00000000">
            <w:pPr>
              <w:pStyle w:val="Compact"/>
            </w:pPr>
            <w:r w:rsidRPr="00AE6E6A">
              <w:t>Audit</w:t>
            </w:r>
          </w:p>
        </w:tc>
        <w:tc>
          <w:tcPr>
            <w:tcW w:w="3960" w:type="dxa"/>
          </w:tcPr>
          <w:p w14:paraId="345CC05F" w14:textId="77777777" w:rsidR="008E65BF" w:rsidRPr="00AE6E6A" w:rsidRDefault="00000000">
            <w:pPr>
              <w:pStyle w:val="Compact"/>
            </w:pPr>
            <w:r w:rsidRPr="00AE6E6A">
              <w:t>Admin- und sicherheitsrelevante Aktionen werden protokolliert.</w:t>
            </w:r>
          </w:p>
        </w:tc>
      </w:tr>
    </w:tbl>
    <w:p w14:paraId="500189C8" w14:textId="77777777" w:rsidR="008E65BF" w:rsidRPr="00AE6E6A" w:rsidRDefault="00000000">
      <w:pPr>
        <w:pStyle w:val="berschrift2"/>
      </w:pPr>
      <w:bookmarkStart w:id="56" w:name="liefergegenstände-und-mitwirkung"/>
      <w:bookmarkEnd w:id="55"/>
      <w:r w:rsidRPr="00AE6E6A">
        <w:t>18. Liefergegenstände und Mitwirkung</w:t>
      </w:r>
    </w:p>
    <w:p w14:paraId="660F9159" w14:textId="77777777" w:rsidR="008E65BF" w:rsidRPr="00AE6E6A" w:rsidRDefault="00000000">
      <w:pPr>
        <w:pStyle w:val="berschrift3"/>
      </w:pPr>
      <w:bookmarkStart w:id="57" w:name="liefergegenstände"/>
      <w:r w:rsidRPr="00AE6E6A">
        <w:t>18.1 Liefergegenstände</w:t>
      </w:r>
    </w:p>
    <w:tbl>
      <w:tblPr>
        <w:tblStyle w:val="Table"/>
        <w:tblW w:w="5000" w:type="pct"/>
        <w:tblLayout w:type="fixed"/>
        <w:tblLook w:val="0020" w:firstRow="1" w:lastRow="0" w:firstColumn="0" w:lastColumn="0" w:noHBand="0" w:noVBand="0"/>
      </w:tblPr>
      <w:tblGrid>
        <w:gridCol w:w="4811"/>
        <w:gridCol w:w="4811"/>
      </w:tblGrid>
      <w:tr w:rsidR="008E65BF" w:rsidRPr="00AE6E6A" w14:paraId="4611B887"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E47FF69" w14:textId="77777777" w:rsidR="008E65BF" w:rsidRPr="00AE6E6A" w:rsidRDefault="00000000">
            <w:pPr>
              <w:pStyle w:val="Compact"/>
            </w:pPr>
            <w:r w:rsidRPr="00AE6E6A">
              <w:t>Liefergegenstand</w:t>
            </w:r>
          </w:p>
        </w:tc>
        <w:tc>
          <w:tcPr>
            <w:tcW w:w="3960" w:type="dxa"/>
          </w:tcPr>
          <w:p w14:paraId="2B1E578E" w14:textId="77777777" w:rsidR="008E65BF" w:rsidRPr="00AE6E6A" w:rsidRDefault="00000000">
            <w:pPr>
              <w:pStyle w:val="Compact"/>
            </w:pPr>
            <w:r w:rsidRPr="00AE6E6A">
              <w:t>Beschreibung</w:t>
            </w:r>
          </w:p>
        </w:tc>
      </w:tr>
      <w:tr w:rsidR="008E65BF" w:rsidRPr="00AE6E6A" w14:paraId="4E11C72F" w14:textId="77777777">
        <w:tc>
          <w:tcPr>
            <w:tcW w:w="3960" w:type="dxa"/>
          </w:tcPr>
          <w:p w14:paraId="30E0F9FF" w14:textId="77777777" w:rsidR="008E65BF" w:rsidRPr="00AE6E6A" w:rsidRDefault="00000000">
            <w:pPr>
              <w:pStyle w:val="Compact"/>
            </w:pPr>
            <w:r w:rsidRPr="00AE6E6A">
              <w:t>Quellcode</w:t>
            </w:r>
          </w:p>
        </w:tc>
        <w:tc>
          <w:tcPr>
            <w:tcW w:w="3960" w:type="dxa"/>
          </w:tcPr>
          <w:p w14:paraId="41E37524" w14:textId="77777777" w:rsidR="008E65BF" w:rsidRPr="00AE6E6A" w:rsidRDefault="00000000">
            <w:pPr>
              <w:pStyle w:val="Compact"/>
            </w:pPr>
            <w:r w:rsidRPr="00AE6E6A">
              <w:t>Backend, Frontend, Tests, Skripte und Konfigurationen</w:t>
            </w:r>
          </w:p>
        </w:tc>
      </w:tr>
      <w:tr w:rsidR="008E65BF" w:rsidRPr="00AE6E6A" w14:paraId="2D10F6DC" w14:textId="77777777">
        <w:tc>
          <w:tcPr>
            <w:tcW w:w="3960" w:type="dxa"/>
          </w:tcPr>
          <w:p w14:paraId="1B133F80" w14:textId="77777777" w:rsidR="008E65BF" w:rsidRPr="00AE6E6A" w:rsidRDefault="00000000">
            <w:pPr>
              <w:pStyle w:val="Compact"/>
            </w:pPr>
            <w:r w:rsidRPr="00AE6E6A">
              <w:t>Dokumentation</w:t>
            </w:r>
          </w:p>
        </w:tc>
        <w:tc>
          <w:tcPr>
            <w:tcW w:w="3960" w:type="dxa"/>
          </w:tcPr>
          <w:p w14:paraId="4C77DAC8" w14:textId="77777777" w:rsidR="008E65BF" w:rsidRPr="00AE6E6A" w:rsidRDefault="00000000">
            <w:pPr>
              <w:pStyle w:val="Compact"/>
            </w:pPr>
            <w:r w:rsidRPr="00AE6E6A">
              <w:t>Lastenheft, Pflichtenheft, Betriebsnotizen, Exportskripte</w:t>
            </w:r>
          </w:p>
        </w:tc>
      </w:tr>
      <w:tr w:rsidR="008E65BF" w:rsidRPr="00AE6E6A" w14:paraId="53718540" w14:textId="77777777">
        <w:tc>
          <w:tcPr>
            <w:tcW w:w="3960" w:type="dxa"/>
          </w:tcPr>
          <w:p w14:paraId="7EDB2558" w14:textId="77777777" w:rsidR="008E65BF" w:rsidRPr="00AE6E6A" w:rsidRDefault="00000000">
            <w:pPr>
              <w:pStyle w:val="Compact"/>
            </w:pPr>
            <w:r w:rsidRPr="00AE6E6A">
              <w:t>Testkonzept</w:t>
            </w:r>
          </w:p>
        </w:tc>
        <w:tc>
          <w:tcPr>
            <w:tcW w:w="3960" w:type="dxa"/>
          </w:tcPr>
          <w:p w14:paraId="38348F7D" w14:textId="77777777" w:rsidR="008E65BF" w:rsidRPr="00AE6E6A" w:rsidRDefault="00000000">
            <w:pPr>
              <w:pStyle w:val="Compact"/>
            </w:pPr>
            <w:r w:rsidRPr="00AE6E6A">
              <w:t>Automatisierte Backend-, Security-, Performance- und E2E-Testfälle</w:t>
            </w:r>
          </w:p>
        </w:tc>
      </w:tr>
      <w:tr w:rsidR="008E65BF" w:rsidRPr="00AE6E6A" w14:paraId="72AA5CBD" w14:textId="77777777">
        <w:tc>
          <w:tcPr>
            <w:tcW w:w="3960" w:type="dxa"/>
          </w:tcPr>
          <w:p w14:paraId="4511D618" w14:textId="77777777" w:rsidR="008E65BF" w:rsidRPr="00AE6E6A" w:rsidRDefault="00000000">
            <w:pPr>
              <w:pStyle w:val="Compact"/>
            </w:pPr>
            <w:proofErr w:type="spellStart"/>
            <w:r w:rsidRPr="00AE6E6A">
              <w:t>Deployment</w:t>
            </w:r>
            <w:proofErr w:type="spellEnd"/>
            <w:r w:rsidRPr="00AE6E6A">
              <w:t>-Anleitung</w:t>
            </w:r>
          </w:p>
        </w:tc>
        <w:tc>
          <w:tcPr>
            <w:tcW w:w="3960" w:type="dxa"/>
          </w:tcPr>
          <w:p w14:paraId="584F3B7F" w14:textId="77777777" w:rsidR="008E65BF" w:rsidRPr="00AE6E6A" w:rsidRDefault="00000000">
            <w:pPr>
              <w:pStyle w:val="Compact"/>
            </w:pPr>
            <w:r w:rsidRPr="00AE6E6A">
              <w:t>Start, Konfiguration, Seed, Backup/Restore und Monitoring-Hinweise</w:t>
            </w:r>
          </w:p>
        </w:tc>
      </w:tr>
      <w:tr w:rsidR="008E65BF" w:rsidRPr="00AE6E6A" w14:paraId="1EA23031" w14:textId="77777777">
        <w:tc>
          <w:tcPr>
            <w:tcW w:w="3960" w:type="dxa"/>
          </w:tcPr>
          <w:p w14:paraId="0CB4A431" w14:textId="77777777" w:rsidR="008E65BF" w:rsidRPr="00AE6E6A" w:rsidRDefault="00000000">
            <w:pPr>
              <w:pStyle w:val="Compact"/>
            </w:pPr>
            <w:r w:rsidRPr="00AE6E6A">
              <w:t>Schulungsunterlagen</w:t>
            </w:r>
          </w:p>
        </w:tc>
        <w:tc>
          <w:tcPr>
            <w:tcW w:w="3960" w:type="dxa"/>
          </w:tcPr>
          <w:p w14:paraId="090BA413" w14:textId="77777777" w:rsidR="008E65BF" w:rsidRPr="00AE6E6A" w:rsidRDefault="00000000">
            <w:pPr>
              <w:pStyle w:val="Compact"/>
            </w:pPr>
            <w:r w:rsidRPr="00AE6E6A">
              <w:t>Kurzunterlagen für Admins und Partner</w:t>
            </w:r>
          </w:p>
        </w:tc>
      </w:tr>
      <w:tr w:rsidR="008E65BF" w:rsidRPr="00AE6E6A" w14:paraId="0C7CC048" w14:textId="77777777">
        <w:tc>
          <w:tcPr>
            <w:tcW w:w="3960" w:type="dxa"/>
          </w:tcPr>
          <w:p w14:paraId="4F1F7F9F" w14:textId="77777777" w:rsidR="008E65BF" w:rsidRPr="00AE6E6A" w:rsidRDefault="00000000">
            <w:pPr>
              <w:pStyle w:val="Compact"/>
            </w:pPr>
            <w:r w:rsidRPr="00AE6E6A">
              <w:t>Abnahmeprotokoll</w:t>
            </w:r>
          </w:p>
        </w:tc>
        <w:tc>
          <w:tcPr>
            <w:tcW w:w="3960" w:type="dxa"/>
          </w:tcPr>
          <w:p w14:paraId="066FDCF8" w14:textId="77777777" w:rsidR="008E65BF" w:rsidRPr="00AE6E6A" w:rsidRDefault="00000000">
            <w:pPr>
              <w:pStyle w:val="Compact"/>
            </w:pPr>
            <w:r w:rsidRPr="00AE6E6A">
              <w:t>Liste der Anforderungen mit Nachweisstatus</w:t>
            </w:r>
          </w:p>
        </w:tc>
      </w:tr>
    </w:tbl>
    <w:p w14:paraId="28E947C0" w14:textId="77777777" w:rsidR="008E65BF" w:rsidRPr="00AE6E6A" w:rsidRDefault="00000000">
      <w:pPr>
        <w:pStyle w:val="berschrift3"/>
      </w:pPr>
      <w:bookmarkStart w:id="58" w:name="mitwirkung-des-auftraggebers"/>
      <w:bookmarkEnd w:id="57"/>
      <w:r w:rsidRPr="00AE6E6A">
        <w:t>18.2 Mitwirkung des Auftraggebers</w:t>
      </w:r>
    </w:p>
    <w:tbl>
      <w:tblPr>
        <w:tblStyle w:val="Table"/>
        <w:tblW w:w="5000" w:type="pct"/>
        <w:tblLayout w:type="fixed"/>
        <w:tblLook w:val="0020" w:firstRow="1" w:lastRow="0" w:firstColumn="0" w:lastColumn="0" w:noHBand="0" w:noVBand="0"/>
      </w:tblPr>
      <w:tblGrid>
        <w:gridCol w:w="4811"/>
        <w:gridCol w:w="4811"/>
      </w:tblGrid>
      <w:tr w:rsidR="008E65BF" w:rsidRPr="00AE6E6A" w14:paraId="7CA64B22"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8725011" w14:textId="77777777" w:rsidR="008E65BF" w:rsidRPr="00AE6E6A" w:rsidRDefault="00000000">
            <w:pPr>
              <w:pStyle w:val="Compact"/>
            </w:pPr>
            <w:r w:rsidRPr="00AE6E6A">
              <w:t>Thema</w:t>
            </w:r>
          </w:p>
        </w:tc>
        <w:tc>
          <w:tcPr>
            <w:tcW w:w="3960" w:type="dxa"/>
          </w:tcPr>
          <w:p w14:paraId="7476624E" w14:textId="77777777" w:rsidR="008E65BF" w:rsidRPr="00AE6E6A" w:rsidRDefault="00000000">
            <w:pPr>
              <w:pStyle w:val="Compact"/>
            </w:pPr>
            <w:r w:rsidRPr="00AE6E6A">
              <w:t>Erforderliche Angabe</w:t>
            </w:r>
          </w:p>
        </w:tc>
      </w:tr>
      <w:tr w:rsidR="008E65BF" w:rsidRPr="00AE6E6A" w14:paraId="20124BAE" w14:textId="77777777">
        <w:tc>
          <w:tcPr>
            <w:tcW w:w="3960" w:type="dxa"/>
          </w:tcPr>
          <w:p w14:paraId="129D60D9" w14:textId="77777777" w:rsidR="008E65BF" w:rsidRPr="00AE6E6A" w:rsidRDefault="00000000">
            <w:pPr>
              <w:pStyle w:val="Compact"/>
            </w:pPr>
            <w:proofErr w:type="spellStart"/>
            <w:r w:rsidRPr="00AE6E6A">
              <w:t>Auftraggeberdaten</w:t>
            </w:r>
            <w:proofErr w:type="spellEnd"/>
          </w:p>
        </w:tc>
        <w:tc>
          <w:tcPr>
            <w:tcW w:w="3960" w:type="dxa"/>
          </w:tcPr>
          <w:p w14:paraId="3A99244C" w14:textId="77777777" w:rsidR="008E65BF" w:rsidRPr="00AE6E6A" w:rsidRDefault="00000000">
            <w:pPr>
              <w:pStyle w:val="Compact"/>
            </w:pPr>
            <w:r w:rsidRPr="00AE6E6A">
              <w:t>Organisation, Ansprechpartner, Rechnungs-/Vergabestelle</w:t>
            </w:r>
          </w:p>
        </w:tc>
      </w:tr>
      <w:tr w:rsidR="008E65BF" w:rsidRPr="00AE6E6A" w14:paraId="4DFF8B3C" w14:textId="77777777">
        <w:tc>
          <w:tcPr>
            <w:tcW w:w="3960" w:type="dxa"/>
          </w:tcPr>
          <w:p w14:paraId="78EE2467" w14:textId="77777777" w:rsidR="008E65BF" w:rsidRPr="00AE6E6A" w:rsidRDefault="00000000">
            <w:pPr>
              <w:pStyle w:val="Compact"/>
            </w:pPr>
            <w:r w:rsidRPr="00AE6E6A">
              <w:t>Datenschutz</w:t>
            </w:r>
          </w:p>
        </w:tc>
        <w:tc>
          <w:tcPr>
            <w:tcW w:w="3960" w:type="dxa"/>
          </w:tcPr>
          <w:p w14:paraId="62F78D95" w14:textId="77777777" w:rsidR="008E65BF" w:rsidRPr="00AE6E6A" w:rsidRDefault="00000000">
            <w:pPr>
              <w:pStyle w:val="Compact"/>
            </w:pPr>
            <w:r w:rsidRPr="00AE6E6A">
              <w:t>Zwecke, Rechtsgrundlagen, Aufbewahrungs- und Löschfristen</w:t>
            </w:r>
          </w:p>
        </w:tc>
      </w:tr>
      <w:tr w:rsidR="008E65BF" w:rsidRPr="00AE6E6A" w14:paraId="1F4BA096" w14:textId="77777777">
        <w:tc>
          <w:tcPr>
            <w:tcW w:w="3960" w:type="dxa"/>
          </w:tcPr>
          <w:p w14:paraId="5F8D4B2C" w14:textId="77777777" w:rsidR="008E65BF" w:rsidRPr="00AE6E6A" w:rsidRDefault="00000000">
            <w:pPr>
              <w:pStyle w:val="Compact"/>
            </w:pPr>
            <w:r w:rsidRPr="00AE6E6A">
              <w:t>Hosting</w:t>
            </w:r>
          </w:p>
        </w:tc>
        <w:tc>
          <w:tcPr>
            <w:tcW w:w="3960" w:type="dxa"/>
          </w:tcPr>
          <w:p w14:paraId="4A89B0AC" w14:textId="77777777" w:rsidR="008E65BF" w:rsidRPr="00AE6E6A" w:rsidRDefault="00000000">
            <w:pPr>
              <w:pStyle w:val="Compact"/>
            </w:pPr>
            <w:r w:rsidRPr="00AE6E6A">
              <w:t>Eigenbetrieb, Rechenzentrum, Cloudanbieter, Region</w:t>
            </w:r>
          </w:p>
        </w:tc>
      </w:tr>
      <w:tr w:rsidR="008E65BF" w:rsidRPr="00AE6E6A" w14:paraId="1F80E139" w14:textId="77777777">
        <w:tc>
          <w:tcPr>
            <w:tcW w:w="3960" w:type="dxa"/>
          </w:tcPr>
          <w:p w14:paraId="335C55C3" w14:textId="77777777" w:rsidR="008E65BF" w:rsidRPr="00AE6E6A" w:rsidRDefault="00000000">
            <w:pPr>
              <w:pStyle w:val="Compact"/>
            </w:pPr>
            <w:r w:rsidRPr="00AE6E6A">
              <w:t>Barrierefreiheit</w:t>
            </w:r>
          </w:p>
        </w:tc>
        <w:tc>
          <w:tcPr>
            <w:tcW w:w="3960" w:type="dxa"/>
          </w:tcPr>
          <w:p w14:paraId="7852E750" w14:textId="77777777" w:rsidR="008E65BF" w:rsidRPr="00AE6E6A" w:rsidRDefault="00000000">
            <w:pPr>
              <w:pStyle w:val="Compact"/>
            </w:pPr>
            <w:r w:rsidRPr="00AE6E6A">
              <w:t>Gewünschte Prüfstelle und Zielstandard, sofern über WCAG 2.1 AA hinausgehend</w:t>
            </w:r>
          </w:p>
        </w:tc>
      </w:tr>
      <w:tr w:rsidR="008E65BF" w:rsidRPr="00AE6E6A" w14:paraId="0173DBC3" w14:textId="77777777">
        <w:tc>
          <w:tcPr>
            <w:tcW w:w="3960" w:type="dxa"/>
          </w:tcPr>
          <w:p w14:paraId="2E4D169C" w14:textId="77777777" w:rsidR="008E65BF" w:rsidRPr="00AE6E6A" w:rsidRDefault="00000000">
            <w:pPr>
              <w:pStyle w:val="Compact"/>
            </w:pPr>
            <w:r w:rsidRPr="00AE6E6A">
              <w:t>Fachinhalte</w:t>
            </w:r>
          </w:p>
        </w:tc>
        <w:tc>
          <w:tcPr>
            <w:tcW w:w="3960" w:type="dxa"/>
          </w:tcPr>
          <w:p w14:paraId="5E691C69" w14:textId="77777777" w:rsidR="008E65BF" w:rsidRPr="00AE6E6A" w:rsidRDefault="00000000">
            <w:pPr>
              <w:pStyle w:val="Compact"/>
            </w:pPr>
            <w:r w:rsidRPr="00AE6E6A">
              <w:t xml:space="preserve">Finale Survey-Texte, </w:t>
            </w:r>
            <w:proofErr w:type="spellStart"/>
            <w:r w:rsidRPr="00AE6E6A">
              <w:t>Step</w:t>
            </w:r>
            <w:proofErr w:type="spellEnd"/>
            <w:r w:rsidRPr="00AE6E6A">
              <w:t>-Inhalte, E-Mail-Texte, Partnerlisten</w:t>
            </w:r>
          </w:p>
        </w:tc>
      </w:tr>
      <w:tr w:rsidR="008E65BF" w:rsidRPr="00AE6E6A" w14:paraId="6E3CB6BC" w14:textId="77777777">
        <w:tc>
          <w:tcPr>
            <w:tcW w:w="3960" w:type="dxa"/>
          </w:tcPr>
          <w:p w14:paraId="54C285BB" w14:textId="77777777" w:rsidR="008E65BF" w:rsidRPr="00AE6E6A" w:rsidRDefault="00000000">
            <w:pPr>
              <w:pStyle w:val="Compact"/>
            </w:pPr>
            <w:r w:rsidRPr="00AE6E6A">
              <w:t>Betrieb</w:t>
            </w:r>
          </w:p>
        </w:tc>
        <w:tc>
          <w:tcPr>
            <w:tcW w:w="3960" w:type="dxa"/>
          </w:tcPr>
          <w:p w14:paraId="4591321F" w14:textId="77777777" w:rsidR="008E65BF" w:rsidRPr="00AE6E6A" w:rsidRDefault="00000000">
            <w:pPr>
              <w:pStyle w:val="Compact"/>
            </w:pPr>
            <w:r w:rsidRPr="00AE6E6A">
              <w:t>Supportzeiten, Eskalationswege, Wartungsfenster</w:t>
            </w:r>
          </w:p>
        </w:tc>
      </w:tr>
    </w:tbl>
    <w:p w14:paraId="2A3B4495" w14:textId="77777777" w:rsidR="008E65BF" w:rsidRPr="00AE6E6A" w:rsidRDefault="00000000">
      <w:pPr>
        <w:pStyle w:val="berschrift2"/>
      </w:pPr>
      <w:bookmarkStart w:id="59" w:name="abnahme-nachweise-und-bewertung"/>
      <w:bookmarkEnd w:id="56"/>
      <w:bookmarkEnd w:id="58"/>
      <w:r w:rsidRPr="00AE6E6A">
        <w:lastRenderedPageBreak/>
        <w:t>19. Abnahme, Nachweise und Bewertung</w:t>
      </w:r>
    </w:p>
    <w:p w14:paraId="3EC2CC64" w14:textId="77777777" w:rsidR="008E65BF" w:rsidRPr="00AE6E6A" w:rsidRDefault="00000000">
      <w:pPr>
        <w:pStyle w:val="berschrift3"/>
      </w:pPr>
      <w:bookmarkStart w:id="60" w:name="abnahmeverfahren"/>
      <w:r w:rsidRPr="00AE6E6A">
        <w:t>19.1 Abnahmeverfahren</w:t>
      </w:r>
    </w:p>
    <w:tbl>
      <w:tblPr>
        <w:tblStyle w:val="Table"/>
        <w:tblW w:w="5000" w:type="pct"/>
        <w:tblLayout w:type="fixed"/>
        <w:tblLook w:val="0020" w:firstRow="1" w:lastRow="0" w:firstColumn="0" w:lastColumn="0" w:noHBand="0" w:noVBand="0"/>
      </w:tblPr>
      <w:tblGrid>
        <w:gridCol w:w="3208"/>
        <w:gridCol w:w="3207"/>
        <w:gridCol w:w="3207"/>
      </w:tblGrid>
      <w:tr w:rsidR="008E65BF" w:rsidRPr="00AE6E6A" w14:paraId="4C6747E5"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227DE03" w14:textId="77777777" w:rsidR="008E65BF" w:rsidRPr="00AE6E6A" w:rsidRDefault="00000000">
            <w:pPr>
              <w:pStyle w:val="Compact"/>
            </w:pPr>
            <w:r w:rsidRPr="00AE6E6A">
              <w:t>Phase</w:t>
            </w:r>
          </w:p>
        </w:tc>
        <w:tc>
          <w:tcPr>
            <w:tcW w:w="2640" w:type="dxa"/>
          </w:tcPr>
          <w:p w14:paraId="5E7CF014" w14:textId="77777777" w:rsidR="008E65BF" w:rsidRPr="00AE6E6A" w:rsidRDefault="00000000">
            <w:pPr>
              <w:pStyle w:val="Compact"/>
            </w:pPr>
            <w:r w:rsidRPr="00AE6E6A">
              <w:t>Inhalt</w:t>
            </w:r>
          </w:p>
        </w:tc>
        <w:tc>
          <w:tcPr>
            <w:tcW w:w="2640" w:type="dxa"/>
          </w:tcPr>
          <w:p w14:paraId="7A132B0B" w14:textId="77777777" w:rsidR="008E65BF" w:rsidRPr="00AE6E6A" w:rsidRDefault="00000000">
            <w:pPr>
              <w:pStyle w:val="Compact"/>
            </w:pPr>
            <w:r w:rsidRPr="00AE6E6A">
              <w:t>Ergebnis</w:t>
            </w:r>
          </w:p>
        </w:tc>
      </w:tr>
      <w:tr w:rsidR="008E65BF" w:rsidRPr="00AE6E6A" w14:paraId="0745EBD3" w14:textId="77777777">
        <w:tc>
          <w:tcPr>
            <w:tcW w:w="2640" w:type="dxa"/>
          </w:tcPr>
          <w:p w14:paraId="313E029F" w14:textId="77777777" w:rsidR="008E65BF" w:rsidRPr="00AE6E6A" w:rsidRDefault="00000000">
            <w:pPr>
              <w:pStyle w:val="Compact"/>
            </w:pPr>
            <w:r w:rsidRPr="00AE6E6A">
              <w:t>Vorabnahme</w:t>
            </w:r>
          </w:p>
        </w:tc>
        <w:tc>
          <w:tcPr>
            <w:tcW w:w="2640" w:type="dxa"/>
          </w:tcPr>
          <w:p w14:paraId="32F74CDA" w14:textId="77777777" w:rsidR="008E65BF" w:rsidRPr="000F579F" w:rsidRDefault="00000000">
            <w:pPr>
              <w:pStyle w:val="Compact"/>
              <w:rPr>
                <w:lang w:val="en-US"/>
                <w:rPrChange w:id="61" w:author="Christopher Günther" w:date="2026-07-14T17:06:00Z" w16du:dateUtc="2026-07-14T15:06:00Z">
                  <w:rPr/>
                </w:rPrChange>
              </w:rPr>
            </w:pPr>
            <w:r w:rsidRPr="000F579F">
              <w:rPr>
                <w:lang w:val="en-US"/>
                <w:rPrChange w:id="62" w:author="Christopher Günther" w:date="2026-07-14T17:06:00Z" w16du:dateUtc="2026-07-14T15:06:00Z">
                  <w:rPr/>
                </w:rPrChange>
              </w:rPr>
              <w:t xml:space="preserve">Installation, Smoke-Tests, Baseline-Seed, </w:t>
            </w:r>
            <w:proofErr w:type="spellStart"/>
            <w:r w:rsidRPr="000F579F">
              <w:rPr>
                <w:lang w:val="en-US"/>
                <w:rPrChange w:id="63" w:author="Christopher Günther" w:date="2026-07-14T17:06:00Z" w16du:dateUtc="2026-07-14T15:06:00Z">
                  <w:rPr/>
                </w:rPrChange>
              </w:rPr>
              <w:t>Rollenlogin</w:t>
            </w:r>
            <w:proofErr w:type="spellEnd"/>
          </w:p>
        </w:tc>
        <w:tc>
          <w:tcPr>
            <w:tcW w:w="2640" w:type="dxa"/>
          </w:tcPr>
          <w:p w14:paraId="544C1EC9" w14:textId="77777777" w:rsidR="008E65BF" w:rsidRPr="00AE6E6A" w:rsidRDefault="00000000">
            <w:pPr>
              <w:pStyle w:val="Compact"/>
            </w:pPr>
            <w:r w:rsidRPr="00AE6E6A">
              <w:t>Vorabnahmeprotokoll</w:t>
            </w:r>
          </w:p>
        </w:tc>
      </w:tr>
      <w:tr w:rsidR="008E65BF" w:rsidRPr="00AE6E6A" w14:paraId="113B4F26" w14:textId="77777777">
        <w:tc>
          <w:tcPr>
            <w:tcW w:w="2640" w:type="dxa"/>
          </w:tcPr>
          <w:p w14:paraId="2074B939" w14:textId="77777777" w:rsidR="008E65BF" w:rsidRPr="00AE6E6A" w:rsidRDefault="00000000">
            <w:pPr>
              <w:pStyle w:val="Compact"/>
            </w:pPr>
            <w:r w:rsidRPr="00AE6E6A">
              <w:t>Fachabnahme</w:t>
            </w:r>
          </w:p>
        </w:tc>
        <w:tc>
          <w:tcPr>
            <w:tcW w:w="2640" w:type="dxa"/>
          </w:tcPr>
          <w:p w14:paraId="38F282B2" w14:textId="77777777" w:rsidR="008E65BF" w:rsidRPr="00AE6E6A" w:rsidRDefault="00000000">
            <w:pPr>
              <w:pStyle w:val="Compact"/>
            </w:pPr>
            <w:r w:rsidRPr="00AE6E6A">
              <w:t>Durchlauf eines Ärzte- und Pflege-Beispielszenarios</w:t>
            </w:r>
          </w:p>
        </w:tc>
        <w:tc>
          <w:tcPr>
            <w:tcW w:w="2640" w:type="dxa"/>
          </w:tcPr>
          <w:p w14:paraId="4A8CA8FA" w14:textId="77777777" w:rsidR="008E65BF" w:rsidRPr="00AE6E6A" w:rsidRDefault="00000000">
            <w:pPr>
              <w:pStyle w:val="Compact"/>
            </w:pPr>
            <w:r w:rsidRPr="00AE6E6A">
              <w:t>Fachliche Freigabe oder Mängelliste</w:t>
            </w:r>
          </w:p>
        </w:tc>
      </w:tr>
      <w:tr w:rsidR="008E65BF" w:rsidRPr="00AE6E6A" w14:paraId="0A48D7E3" w14:textId="77777777">
        <w:tc>
          <w:tcPr>
            <w:tcW w:w="2640" w:type="dxa"/>
          </w:tcPr>
          <w:p w14:paraId="2B580D7E" w14:textId="77777777" w:rsidR="008E65BF" w:rsidRPr="00AE6E6A" w:rsidRDefault="00000000">
            <w:pPr>
              <w:pStyle w:val="Compact"/>
            </w:pPr>
            <w:r w:rsidRPr="00AE6E6A">
              <w:t>Sicherheitsabnahme</w:t>
            </w:r>
          </w:p>
        </w:tc>
        <w:tc>
          <w:tcPr>
            <w:tcW w:w="2640" w:type="dxa"/>
          </w:tcPr>
          <w:p w14:paraId="6C0A6673" w14:textId="77777777" w:rsidR="008E65BF" w:rsidRPr="00AE6E6A" w:rsidRDefault="00000000">
            <w:pPr>
              <w:pStyle w:val="Compact"/>
            </w:pPr>
            <w:r w:rsidRPr="00AE6E6A">
              <w:t>Upload-, Rechte-, Auth- und Audit-Prüfung</w:t>
            </w:r>
          </w:p>
        </w:tc>
        <w:tc>
          <w:tcPr>
            <w:tcW w:w="2640" w:type="dxa"/>
          </w:tcPr>
          <w:p w14:paraId="66093526" w14:textId="77777777" w:rsidR="008E65BF" w:rsidRPr="00AE6E6A" w:rsidRDefault="00000000">
            <w:pPr>
              <w:pStyle w:val="Compact"/>
            </w:pPr>
            <w:r w:rsidRPr="00AE6E6A">
              <w:t>Sicherheitsnachweis</w:t>
            </w:r>
          </w:p>
        </w:tc>
      </w:tr>
      <w:tr w:rsidR="008E65BF" w:rsidRPr="00AE6E6A" w14:paraId="1177F5C2" w14:textId="77777777">
        <w:tc>
          <w:tcPr>
            <w:tcW w:w="2640" w:type="dxa"/>
          </w:tcPr>
          <w:p w14:paraId="278ED437" w14:textId="77777777" w:rsidR="008E65BF" w:rsidRPr="00AE6E6A" w:rsidRDefault="00000000">
            <w:pPr>
              <w:pStyle w:val="Compact"/>
            </w:pPr>
            <w:r w:rsidRPr="00AE6E6A">
              <w:t>Performance-Abnahme</w:t>
            </w:r>
          </w:p>
        </w:tc>
        <w:tc>
          <w:tcPr>
            <w:tcW w:w="2640" w:type="dxa"/>
          </w:tcPr>
          <w:p w14:paraId="2D701707" w14:textId="77777777" w:rsidR="008E65BF" w:rsidRPr="00AE6E6A" w:rsidRDefault="00000000">
            <w:pPr>
              <w:pStyle w:val="Compact"/>
            </w:pPr>
            <w:r w:rsidRPr="00AE6E6A">
              <w:t xml:space="preserve">Messung zentraler </w:t>
            </w:r>
            <w:proofErr w:type="spellStart"/>
            <w:r w:rsidRPr="00AE6E6A">
              <w:t>Reload</w:t>
            </w:r>
            <w:proofErr w:type="spellEnd"/>
            <w:r w:rsidRPr="00AE6E6A">
              <w:t>- und Listenendpunkte</w:t>
            </w:r>
          </w:p>
        </w:tc>
        <w:tc>
          <w:tcPr>
            <w:tcW w:w="2640" w:type="dxa"/>
          </w:tcPr>
          <w:p w14:paraId="4030213D" w14:textId="77777777" w:rsidR="008E65BF" w:rsidRPr="00AE6E6A" w:rsidRDefault="00000000">
            <w:pPr>
              <w:pStyle w:val="Compact"/>
            </w:pPr>
            <w:r w:rsidRPr="00AE6E6A">
              <w:t>Performance-Protokoll</w:t>
            </w:r>
          </w:p>
        </w:tc>
      </w:tr>
      <w:tr w:rsidR="008E65BF" w:rsidRPr="00AE6E6A" w14:paraId="394A55DE" w14:textId="77777777">
        <w:tc>
          <w:tcPr>
            <w:tcW w:w="2640" w:type="dxa"/>
          </w:tcPr>
          <w:p w14:paraId="421BC9BA" w14:textId="77777777" w:rsidR="008E65BF" w:rsidRPr="00AE6E6A" w:rsidRDefault="00000000">
            <w:pPr>
              <w:pStyle w:val="Compact"/>
            </w:pPr>
            <w:r w:rsidRPr="00AE6E6A">
              <w:t>Endabnahme</w:t>
            </w:r>
          </w:p>
        </w:tc>
        <w:tc>
          <w:tcPr>
            <w:tcW w:w="2640" w:type="dxa"/>
          </w:tcPr>
          <w:p w14:paraId="3F16AB87" w14:textId="77777777" w:rsidR="008E65BF" w:rsidRPr="00AE6E6A" w:rsidRDefault="00000000">
            <w:pPr>
              <w:pStyle w:val="Compact"/>
            </w:pPr>
            <w:r w:rsidRPr="00AE6E6A">
              <w:t>Prüfung aller Muss-Anforderungen</w:t>
            </w:r>
          </w:p>
        </w:tc>
        <w:tc>
          <w:tcPr>
            <w:tcW w:w="2640" w:type="dxa"/>
          </w:tcPr>
          <w:p w14:paraId="63BF3468" w14:textId="77777777" w:rsidR="008E65BF" w:rsidRPr="00AE6E6A" w:rsidRDefault="00000000">
            <w:pPr>
              <w:pStyle w:val="Compact"/>
            </w:pPr>
            <w:r w:rsidRPr="00AE6E6A">
              <w:t>Abnahmeprotokoll</w:t>
            </w:r>
          </w:p>
        </w:tc>
      </w:tr>
    </w:tbl>
    <w:p w14:paraId="73CD088D" w14:textId="77777777" w:rsidR="008E65BF" w:rsidRPr="00AE6E6A" w:rsidRDefault="00000000">
      <w:pPr>
        <w:pStyle w:val="berschrift3"/>
      </w:pPr>
      <w:bookmarkStart w:id="64" w:name="beispielhafte-bewertungsmatrix"/>
      <w:bookmarkEnd w:id="60"/>
      <w:r w:rsidRPr="00AE6E6A">
        <w:t>19.2 Beispielhafte Bewertungsmatrix</w:t>
      </w:r>
    </w:p>
    <w:tbl>
      <w:tblPr>
        <w:tblStyle w:val="Table"/>
        <w:tblW w:w="0" w:type="auto"/>
        <w:tblLook w:val="0020" w:firstRow="1" w:lastRow="0" w:firstColumn="0" w:lastColumn="0" w:noHBand="0" w:noVBand="0"/>
      </w:tblPr>
      <w:tblGrid>
        <w:gridCol w:w="5715"/>
        <w:gridCol w:w="1462"/>
      </w:tblGrid>
      <w:tr w:rsidR="008E65BF" w:rsidRPr="00AE6E6A" w14:paraId="3FE3A973"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0" w:type="auto"/>
          </w:tcPr>
          <w:p w14:paraId="1BCE0070" w14:textId="77777777" w:rsidR="008E65BF" w:rsidRPr="00AE6E6A" w:rsidRDefault="00000000">
            <w:pPr>
              <w:pStyle w:val="Compact"/>
            </w:pPr>
            <w:r w:rsidRPr="00AE6E6A">
              <w:t>Kriterium</w:t>
            </w:r>
          </w:p>
        </w:tc>
        <w:tc>
          <w:tcPr>
            <w:tcW w:w="0" w:type="auto"/>
          </w:tcPr>
          <w:p w14:paraId="48F37BDD" w14:textId="77777777" w:rsidR="008E65BF" w:rsidRPr="00AE6E6A" w:rsidRDefault="00000000">
            <w:pPr>
              <w:pStyle w:val="Compact"/>
              <w:jc w:val="right"/>
            </w:pPr>
            <w:r w:rsidRPr="00AE6E6A">
              <w:t>Gewichtung</w:t>
            </w:r>
          </w:p>
        </w:tc>
      </w:tr>
      <w:tr w:rsidR="008E65BF" w:rsidRPr="00AE6E6A" w14:paraId="15CE3584" w14:textId="77777777">
        <w:tc>
          <w:tcPr>
            <w:tcW w:w="0" w:type="auto"/>
          </w:tcPr>
          <w:p w14:paraId="1BE8644A" w14:textId="77777777" w:rsidR="008E65BF" w:rsidRPr="00AE6E6A" w:rsidRDefault="00000000">
            <w:pPr>
              <w:pStyle w:val="Compact"/>
            </w:pPr>
            <w:r w:rsidRPr="00AE6E6A">
              <w:t>Fachliche Erfüllung der Muss-/Soll-Anforderungen</w:t>
            </w:r>
          </w:p>
        </w:tc>
        <w:tc>
          <w:tcPr>
            <w:tcW w:w="0" w:type="auto"/>
          </w:tcPr>
          <w:p w14:paraId="3D5C379C" w14:textId="77777777" w:rsidR="008E65BF" w:rsidRPr="00AE6E6A" w:rsidRDefault="00000000">
            <w:pPr>
              <w:pStyle w:val="Compact"/>
              <w:jc w:val="right"/>
            </w:pPr>
            <w:r w:rsidRPr="00AE6E6A">
              <w:t>35 %</w:t>
            </w:r>
          </w:p>
        </w:tc>
      </w:tr>
      <w:tr w:rsidR="008E65BF" w:rsidRPr="00AE6E6A" w14:paraId="1BFB9F29" w14:textId="77777777">
        <w:tc>
          <w:tcPr>
            <w:tcW w:w="0" w:type="auto"/>
          </w:tcPr>
          <w:p w14:paraId="22E7B444" w14:textId="77777777" w:rsidR="008E65BF" w:rsidRPr="00AE6E6A" w:rsidRDefault="00000000">
            <w:pPr>
              <w:pStyle w:val="Compact"/>
            </w:pPr>
            <w:r w:rsidRPr="00AE6E6A">
              <w:t>Technische Qualität, Wartbarkeit und Testabdeckung</w:t>
            </w:r>
          </w:p>
        </w:tc>
        <w:tc>
          <w:tcPr>
            <w:tcW w:w="0" w:type="auto"/>
          </w:tcPr>
          <w:p w14:paraId="2DFB47BB" w14:textId="77777777" w:rsidR="008E65BF" w:rsidRPr="00AE6E6A" w:rsidRDefault="00000000">
            <w:pPr>
              <w:pStyle w:val="Compact"/>
              <w:jc w:val="right"/>
            </w:pPr>
            <w:r w:rsidRPr="00AE6E6A">
              <w:t>25 %</w:t>
            </w:r>
          </w:p>
        </w:tc>
      </w:tr>
      <w:tr w:rsidR="008E65BF" w:rsidRPr="00AE6E6A" w14:paraId="097FB20B" w14:textId="77777777">
        <w:tc>
          <w:tcPr>
            <w:tcW w:w="0" w:type="auto"/>
          </w:tcPr>
          <w:p w14:paraId="1F15B3A6" w14:textId="77777777" w:rsidR="008E65BF" w:rsidRPr="00AE6E6A" w:rsidRDefault="00000000">
            <w:pPr>
              <w:pStyle w:val="Compact"/>
            </w:pPr>
            <w:r w:rsidRPr="00AE6E6A">
              <w:t>Datenschutz, Sicherheit und Barrierefreiheit</w:t>
            </w:r>
          </w:p>
        </w:tc>
        <w:tc>
          <w:tcPr>
            <w:tcW w:w="0" w:type="auto"/>
          </w:tcPr>
          <w:p w14:paraId="1E99B349" w14:textId="77777777" w:rsidR="008E65BF" w:rsidRPr="00AE6E6A" w:rsidRDefault="00000000">
            <w:pPr>
              <w:pStyle w:val="Compact"/>
              <w:jc w:val="right"/>
            </w:pPr>
            <w:r w:rsidRPr="00AE6E6A">
              <w:t>20 %</w:t>
            </w:r>
          </w:p>
        </w:tc>
      </w:tr>
      <w:tr w:rsidR="008E65BF" w:rsidRPr="00AE6E6A" w14:paraId="5D753DA4" w14:textId="77777777">
        <w:tc>
          <w:tcPr>
            <w:tcW w:w="0" w:type="auto"/>
          </w:tcPr>
          <w:p w14:paraId="02DDFE28" w14:textId="77777777" w:rsidR="008E65BF" w:rsidRPr="00AE6E6A" w:rsidRDefault="00000000">
            <w:pPr>
              <w:pStyle w:val="Compact"/>
            </w:pPr>
            <w:r w:rsidRPr="00AE6E6A">
              <w:t>Betriebskonzept, Support und Dokumentation</w:t>
            </w:r>
          </w:p>
        </w:tc>
        <w:tc>
          <w:tcPr>
            <w:tcW w:w="0" w:type="auto"/>
          </w:tcPr>
          <w:p w14:paraId="196BF3D0" w14:textId="77777777" w:rsidR="008E65BF" w:rsidRPr="00AE6E6A" w:rsidRDefault="00000000">
            <w:pPr>
              <w:pStyle w:val="Compact"/>
              <w:jc w:val="right"/>
            </w:pPr>
            <w:r w:rsidRPr="00AE6E6A">
              <w:t>10 %</w:t>
            </w:r>
          </w:p>
        </w:tc>
      </w:tr>
      <w:tr w:rsidR="008E65BF" w:rsidRPr="00AE6E6A" w14:paraId="4EC4762D" w14:textId="77777777">
        <w:tc>
          <w:tcPr>
            <w:tcW w:w="0" w:type="auto"/>
          </w:tcPr>
          <w:p w14:paraId="75CAAD91" w14:textId="77777777" w:rsidR="008E65BF" w:rsidRPr="00AE6E6A" w:rsidRDefault="00000000">
            <w:pPr>
              <w:pStyle w:val="Compact"/>
            </w:pPr>
            <w:r w:rsidRPr="00AE6E6A">
              <w:t>Preis / Wirtschaftlichkeit</w:t>
            </w:r>
          </w:p>
        </w:tc>
        <w:tc>
          <w:tcPr>
            <w:tcW w:w="0" w:type="auto"/>
          </w:tcPr>
          <w:p w14:paraId="7B719094" w14:textId="77777777" w:rsidR="008E65BF" w:rsidRPr="00AE6E6A" w:rsidRDefault="00000000">
            <w:pPr>
              <w:pStyle w:val="Compact"/>
              <w:jc w:val="right"/>
            </w:pPr>
            <w:r w:rsidRPr="00AE6E6A">
              <w:t>10 %</w:t>
            </w:r>
          </w:p>
        </w:tc>
      </w:tr>
    </w:tbl>
    <w:p w14:paraId="61F6724A" w14:textId="77777777" w:rsidR="008E65BF" w:rsidRPr="00AE6E6A" w:rsidRDefault="00000000">
      <w:pPr>
        <w:pStyle w:val="berschrift2"/>
      </w:pPr>
      <w:bookmarkStart w:id="65" w:name="annahmen-und-offene-auftraggeberangaben"/>
      <w:bookmarkEnd w:id="59"/>
      <w:bookmarkEnd w:id="64"/>
      <w:r w:rsidRPr="00AE6E6A">
        <w:t xml:space="preserve">20. Annahmen und offene </w:t>
      </w:r>
      <w:proofErr w:type="spellStart"/>
      <w:r w:rsidRPr="00AE6E6A">
        <w:t>Auftraggeberangaben</w:t>
      </w:r>
      <w:proofErr w:type="spellEnd"/>
    </w:p>
    <w:tbl>
      <w:tblPr>
        <w:tblStyle w:val="Table"/>
        <w:tblW w:w="5000" w:type="pct"/>
        <w:tblLayout w:type="fixed"/>
        <w:tblLook w:val="0020" w:firstRow="1" w:lastRow="0" w:firstColumn="0" w:lastColumn="0" w:noHBand="0" w:noVBand="0"/>
      </w:tblPr>
      <w:tblGrid>
        <w:gridCol w:w="3208"/>
        <w:gridCol w:w="3207"/>
        <w:gridCol w:w="3207"/>
      </w:tblGrid>
      <w:tr w:rsidR="008E65BF" w:rsidRPr="00AE6E6A" w14:paraId="496C5CB3" w14:textId="77777777" w:rsidTr="008E65B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8B67D6" w14:textId="77777777" w:rsidR="008E65BF" w:rsidRPr="00AE6E6A" w:rsidRDefault="00000000">
            <w:pPr>
              <w:pStyle w:val="Compact"/>
            </w:pPr>
            <w:r w:rsidRPr="00AE6E6A">
              <w:t>Angabe</w:t>
            </w:r>
          </w:p>
        </w:tc>
        <w:tc>
          <w:tcPr>
            <w:tcW w:w="2640" w:type="dxa"/>
          </w:tcPr>
          <w:p w14:paraId="6D1B463F" w14:textId="77777777" w:rsidR="008E65BF" w:rsidRPr="00AE6E6A" w:rsidRDefault="00000000">
            <w:pPr>
              <w:pStyle w:val="Compact"/>
            </w:pPr>
            <w:r w:rsidRPr="00AE6E6A">
              <w:t>Aktuelle Annahme</w:t>
            </w:r>
          </w:p>
        </w:tc>
        <w:tc>
          <w:tcPr>
            <w:tcW w:w="2640" w:type="dxa"/>
          </w:tcPr>
          <w:p w14:paraId="4A62BFFE" w14:textId="77777777" w:rsidR="008E65BF" w:rsidRPr="00AE6E6A" w:rsidRDefault="00000000">
            <w:pPr>
              <w:pStyle w:val="Compact"/>
            </w:pPr>
            <w:r w:rsidRPr="00AE6E6A">
              <w:t>Vom Auftraggeber zu bestätigen</w:t>
            </w:r>
          </w:p>
        </w:tc>
      </w:tr>
      <w:tr w:rsidR="008E65BF" w:rsidRPr="00AE6E6A" w14:paraId="7194EB1F" w14:textId="77777777">
        <w:tc>
          <w:tcPr>
            <w:tcW w:w="2640" w:type="dxa"/>
          </w:tcPr>
          <w:p w14:paraId="5D2D084E" w14:textId="77777777" w:rsidR="008E65BF" w:rsidRPr="00AE6E6A" w:rsidRDefault="00000000">
            <w:pPr>
              <w:pStyle w:val="Compact"/>
            </w:pPr>
            <w:r w:rsidRPr="00AE6E6A">
              <w:t>Produktivhosting</w:t>
            </w:r>
          </w:p>
        </w:tc>
        <w:tc>
          <w:tcPr>
            <w:tcW w:w="2640" w:type="dxa"/>
          </w:tcPr>
          <w:p w14:paraId="23A48AE7" w14:textId="77777777" w:rsidR="008E65BF" w:rsidRPr="00AE6E6A" w:rsidRDefault="00000000">
            <w:pPr>
              <w:pStyle w:val="Compact"/>
            </w:pPr>
            <w:r w:rsidRPr="00AE6E6A">
              <w:t>Containerfähige Linux-Umgebung mit MongoDB und persistentem Storage</w:t>
            </w:r>
          </w:p>
        </w:tc>
        <w:tc>
          <w:tcPr>
            <w:tcW w:w="2640" w:type="dxa"/>
          </w:tcPr>
          <w:p w14:paraId="7A718F57" w14:textId="77777777" w:rsidR="008E65BF" w:rsidRPr="00AE6E6A" w:rsidRDefault="00000000">
            <w:pPr>
              <w:pStyle w:val="Compact"/>
            </w:pPr>
            <w:r w:rsidRPr="00AE6E6A">
              <w:t>Ja</w:t>
            </w:r>
          </w:p>
        </w:tc>
      </w:tr>
      <w:tr w:rsidR="008E65BF" w:rsidRPr="00AE6E6A" w14:paraId="0B5D0B95" w14:textId="77777777">
        <w:tc>
          <w:tcPr>
            <w:tcW w:w="2640" w:type="dxa"/>
          </w:tcPr>
          <w:p w14:paraId="790D0177" w14:textId="77777777" w:rsidR="008E65BF" w:rsidRPr="00AE6E6A" w:rsidRDefault="00000000">
            <w:pPr>
              <w:pStyle w:val="Compact"/>
            </w:pPr>
            <w:r w:rsidRPr="00AE6E6A">
              <w:t>Zielnutzerzahl</w:t>
            </w:r>
          </w:p>
        </w:tc>
        <w:tc>
          <w:tcPr>
            <w:tcW w:w="2640" w:type="dxa"/>
          </w:tcPr>
          <w:p w14:paraId="02FE2028" w14:textId="77777777" w:rsidR="008E65BF" w:rsidRPr="00AE6E6A" w:rsidRDefault="00000000">
            <w:pPr>
              <w:pStyle w:val="Compact"/>
            </w:pPr>
            <w:r w:rsidRPr="00AE6E6A">
              <w:t>Startauslegung 10.000 registrierte Nutzer</w:t>
            </w:r>
          </w:p>
        </w:tc>
        <w:tc>
          <w:tcPr>
            <w:tcW w:w="2640" w:type="dxa"/>
          </w:tcPr>
          <w:p w14:paraId="6A243DA0" w14:textId="77777777" w:rsidR="008E65BF" w:rsidRPr="00AE6E6A" w:rsidRDefault="00000000">
            <w:pPr>
              <w:pStyle w:val="Compact"/>
            </w:pPr>
            <w:r w:rsidRPr="00AE6E6A">
              <w:t>Ja</w:t>
            </w:r>
          </w:p>
        </w:tc>
      </w:tr>
      <w:tr w:rsidR="008E65BF" w:rsidRPr="00AE6E6A" w14:paraId="146E70B5" w14:textId="77777777">
        <w:tc>
          <w:tcPr>
            <w:tcW w:w="2640" w:type="dxa"/>
          </w:tcPr>
          <w:p w14:paraId="0B91FF31" w14:textId="77777777" w:rsidR="008E65BF" w:rsidRPr="00AE6E6A" w:rsidRDefault="00000000">
            <w:pPr>
              <w:pStyle w:val="Compact"/>
            </w:pPr>
            <w:r w:rsidRPr="00AE6E6A">
              <w:t>Gleichzeitige Nutzer</w:t>
            </w:r>
          </w:p>
        </w:tc>
        <w:tc>
          <w:tcPr>
            <w:tcW w:w="2640" w:type="dxa"/>
          </w:tcPr>
          <w:p w14:paraId="7AF7A6C8" w14:textId="77777777" w:rsidR="008E65BF" w:rsidRPr="00AE6E6A" w:rsidRDefault="00000000">
            <w:pPr>
              <w:pStyle w:val="Compact"/>
            </w:pPr>
            <w:r w:rsidRPr="00AE6E6A">
              <w:t>Startwert 100 aktive Sessions</w:t>
            </w:r>
          </w:p>
        </w:tc>
        <w:tc>
          <w:tcPr>
            <w:tcW w:w="2640" w:type="dxa"/>
          </w:tcPr>
          <w:p w14:paraId="09C63867" w14:textId="77777777" w:rsidR="008E65BF" w:rsidRPr="00AE6E6A" w:rsidRDefault="00000000">
            <w:pPr>
              <w:pStyle w:val="Compact"/>
            </w:pPr>
            <w:r w:rsidRPr="00AE6E6A">
              <w:t>Ja</w:t>
            </w:r>
          </w:p>
        </w:tc>
      </w:tr>
      <w:tr w:rsidR="008E65BF" w:rsidRPr="00AE6E6A" w14:paraId="03A93C59" w14:textId="77777777">
        <w:tc>
          <w:tcPr>
            <w:tcW w:w="2640" w:type="dxa"/>
          </w:tcPr>
          <w:p w14:paraId="6BE68673" w14:textId="77777777" w:rsidR="008E65BF" w:rsidRPr="00AE6E6A" w:rsidRDefault="00000000">
            <w:pPr>
              <w:pStyle w:val="Compact"/>
            </w:pPr>
            <w:r w:rsidRPr="00AE6E6A">
              <w:t>Supportzeit</w:t>
            </w:r>
          </w:p>
        </w:tc>
        <w:tc>
          <w:tcPr>
            <w:tcW w:w="2640" w:type="dxa"/>
          </w:tcPr>
          <w:p w14:paraId="05C0DA8C" w14:textId="77777777" w:rsidR="008E65BF" w:rsidRPr="00AE6E6A" w:rsidRDefault="00000000">
            <w:pPr>
              <w:pStyle w:val="Compact"/>
            </w:pPr>
            <w:r w:rsidRPr="00AE6E6A">
              <w:t>Werktags 09:00-17:00 Uhr</w:t>
            </w:r>
          </w:p>
        </w:tc>
        <w:tc>
          <w:tcPr>
            <w:tcW w:w="2640" w:type="dxa"/>
          </w:tcPr>
          <w:p w14:paraId="528CEE92" w14:textId="77777777" w:rsidR="008E65BF" w:rsidRPr="00AE6E6A" w:rsidRDefault="00000000">
            <w:pPr>
              <w:pStyle w:val="Compact"/>
            </w:pPr>
            <w:r w:rsidRPr="00AE6E6A">
              <w:t>Ja</w:t>
            </w:r>
          </w:p>
        </w:tc>
      </w:tr>
      <w:tr w:rsidR="008E65BF" w:rsidRPr="00AE6E6A" w14:paraId="4AE074D8" w14:textId="77777777">
        <w:tc>
          <w:tcPr>
            <w:tcW w:w="2640" w:type="dxa"/>
          </w:tcPr>
          <w:p w14:paraId="0E7CC5A0" w14:textId="77777777" w:rsidR="008E65BF" w:rsidRPr="00AE6E6A" w:rsidRDefault="00000000">
            <w:pPr>
              <w:pStyle w:val="Compact"/>
            </w:pPr>
            <w:r w:rsidRPr="00AE6E6A">
              <w:t>Wartungsfenster</w:t>
            </w:r>
          </w:p>
        </w:tc>
        <w:tc>
          <w:tcPr>
            <w:tcW w:w="2640" w:type="dxa"/>
          </w:tcPr>
          <w:p w14:paraId="63B653CE" w14:textId="77777777" w:rsidR="008E65BF" w:rsidRPr="00AE6E6A" w:rsidRDefault="00000000">
            <w:pPr>
              <w:pStyle w:val="Compact"/>
            </w:pPr>
            <w:r w:rsidRPr="00AE6E6A">
              <w:t>Nach Ankündigung außerhalb Kernzeiten</w:t>
            </w:r>
          </w:p>
        </w:tc>
        <w:tc>
          <w:tcPr>
            <w:tcW w:w="2640" w:type="dxa"/>
          </w:tcPr>
          <w:p w14:paraId="64B9E704" w14:textId="77777777" w:rsidR="008E65BF" w:rsidRPr="00AE6E6A" w:rsidRDefault="00000000">
            <w:pPr>
              <w:pStyle w:val="Compact"/>
            </w:pPr>
            <w:r w:rsidRPr="00AE6E6A">
              <w:t>Ja</w:t>
            </w:r>
          </w:p>
        </w:tc>
      </w:tr>
      <w:tr w:rsidR="008E65BF" w:rsidRPr="00AE6E6A" w14:paraId="496EB0FF" w14:textId="77777777">
        <w:tc>
          <w:tcPr>
            <w:tcW w:w="2640" w:type="dxa"/>
          </w:tcPr>
          <w:p w14:paraId="1FEF6DFE" w14:textId="77777777" w:rsidR="008E65BF" w:rsidRPr="00AE6E6A" w:rsidRDefault="00000000">
            <w:pPr>
              <w:pStyle w:val="Compact"/>
            </w:pPr>
            <w:r w:rsidRPr="00AE6E6A">
              <w:t>Löschfristen</w:t>
            </w:r>
          </w:p>
        </w:tc>
        <w:tc>
          <w:tcPr>
            <w:tcW w:w="2640" w:type="dxa"/>
          </w:tcPr>
          <w:p w14:paraId="3F5B75DA" w14:textId="77777777" w:rsidR="008E65BF" w:rsidRPr="00AE6E6A" w:rsidRDefault="00000000">
            <w:pPr>
              <w:pStyle w:val="Compact"/>
            </w:pPr>
            <w:r w:rsidRPr="00AE6E6A">
              <w:t>Noch offen</w:t>
            </w:r>
          </w:p>
        </w:tc>
        <w:tc>
          <w:tcPr>
            <w:tcW w:w="2640" w:type="dxa"/>
          </w:tcPr>
          <w:p w14:paraId="32C4F819" w14:textId="77777777" w:rsidR="008E65BF" w:rsidRPr="00AE6E6A" w:rsidRDefault="00000000">
            <w:pPr>
              <w:pStyle w:val="Compact"/>
            </w:pPr>
            <w:r w:rsidRPr="00AE6E6A">
              <w:t>Ja</w:t>
            </w:r>
          </w:p>
        </w:tc>
      </w:tr>
      <w:tr w:rsidR="008E65BF" w:rsidRPr="00AE6E6A" w14:paraId="57028ABD" w14:textId="77777777">
        <w:tc>
          <w:tcPr>
            <w:tcW w:w="2640" w:type="dxa"/>
          </w:tcPr>
          <w:p w14:paraId="3688FF47" w14:textId="77777777" w:rsidR="008E65BF" w:rsidRPr="00AE6E6A" w:rsidRDefault="00000000">
            <w:pPr>
              <w:pStyle w:val="Compact"/>
            </w:pPr>
            <w:r w:rsidRPr="00AE6E6A">
              <w:t>Barrierefreiheitsprüfung</w:t>
            </w:r>
          </w:p>
        </w:tc>
        <w:tc>
          <w:tcPr>
            <w:tcW w:w="2640" w:type="dxa"/>
          </w:tcPr>
          <w:p w14:paraId="40B61C10" w14:textId="77777777" w:rsidR="008E65BF" w:rsidRPr="00AE6E6A" w:rsidRDefault="00000000">
            <w:pPr>
              <w:pStyle w:val="Compact"/>
            </w:pPr>
            <w:r w:rsidRPr="00AE6E6A">
              <w:t>WCAG 2.1 AA / EN 301 549 als Ziel</w:t>
            </w:r>
          </w:p>
        </w:tc>
        <w:tc>
          <w:tcPr>
            <w:tcW w:w="2640" w:type="dxa"/>
          </w:tcPr>
          <w:p w14:paraId="255F606A" w14:textId="77777777" w:rsidR="008E65BF" w:rsidRPr="00AE6E6A" w:rsidRDefault="00000000">
            <w:pPr>
              <w:pStyle w:val="Compact"/>
            </w:pPr>
            <w:r w:rsidRPr="00AE6E6A">
              <w:t>Ja</w:t>
            </w:r>
          </w:p>
        </w:tc>
      </w:tr>
      <w:bookmarkEnd w:id="0"/>
      <w:bookmarkEnd w:id="65"/>
    </w:tbl>
    <w:p w14:paraId="17915266" w14:textId="77777777" w:rsidR="00082453" w:rsidRDefault="00082453"/>
    <w:sectPr w:rsidR="00082453">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5882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A03C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26475869">
    <w:abstractNumId w:val="0"/>
  </w:num>
  <w:num w:numId="2" w16cid:durableId="2081754311">
    <w:abstractNumId w:val="1"/>
  </w:num>
  <w:num w:numId="3" w16cid:durableId="2089233319">
    <w:abstractNumId w:val="1"/>
  </w:num>
  <w:num w:numId="4" w16cid:durableId="1636131753">
    <w:abstractNumId w:val="1"/>
  </w:num>
  <w:num w:numId="5" w16cid:durableId="1998916320">
    <w:abstractNumId w:val="1"/>
  </w:num>
  <w:num w:numId="6" w16cid:durableId="990135901">
    <w:abstractNumId w:val="1"/>
  </w:num>
  <w:num w:numId="7" w16cid:durableId="2127236156">
    <w:abstractNumId w:val="1"/>
  </w:num>
  <w:num w:numId="8" w16cid:durableId="929309623">
    <w:abstractNumId w:val="1"/>
  </w:num>
  <w:num w:numId="9" w16cid:durableId="372197852">
    <w:abstractNumId w:val="1"/>
  </w:num>
  <w:num w:numId="10" w16cid:durableId="396439456">
    <w:abstractNumId w:val="1"/>
  </w:num>
  <w:num w:numId="11" w16cid:durableId="737677787">
    <w:abstractNumId w:val="1"/>
  </w:num>
  <w:num w:numId="12" w16cid:durableId="1334912838">
    <w:abstractNumId w:val="1"/>
  </w:num>
  <w:num w:numId="13" w16cid:durableId="1481120466">
    <w:abstractNumId w:val="1"/>
  </w:num>
  <w:num w:numId="14" w16cid:durableId="920605673">
    <w:abstractNumId w:val="1"/>
  </w:num>
  <w:num w:numId="15" w16cid:durableId="1955018603">
    <w:abstractNumId w:val="1"/>
  </w:num>
  <w:num w:numId="16" w16cid:durableId="1104347244">
    <w:abstractNumId w:val="1"/>
  </w:num>
  <w:num w:numId="17" w16cid:durableId="1886407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Günther">
    <w15:presenceInfo w15:providerId="AD" w15:userId="S::cg@digifort.info::807d2593-22f3-464e-bc99-2d45009ad1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ocumentProtection w:edit="trackedChanges" w:enforcement="1"/>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E65BF"/>
    <w:rsid w:val="00082453"/>
    <w:rsid w:val="000F579F"/>
    <w:rsid w:val="001B7386"/>
    <w:rsid w:val="00490C11"/>
    <w:rsid w:val="008E65BF"/>
    <w:rsid w:val="00980B5C"/>
    <w:rsid w:val="00A370B1"/>
    <w:rsid w:val="00AE6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BAC7"/>
  <w15:docId w15:val="{9B0DD1EA-AF3F-4B1C-B29B-56F36C355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lang w:val="de-DE"/>
    </w:rPr>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erarbeitung">
    <w:name w:val="Revision"/>
    <w:hidden/>
    <w:rsid w:val="00980B5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80C0E-DFCD-4748-8871-37105F6CF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2700</Words>
  <Characters>17017</Characters>
  <Application>Microsoft Office Word</Application>
  <DocSecurity>0</DocSecurity>
  <Lines>141</Lines>
  <Paragraphs>39</Paragraphs>
  <ScaleCrop>false</ScaleCrop>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Christopher Günther</cp:lastModifiedBy>
  <cp:revision>3</cp:revision>
  <dcterms:created xsi:type="dcterms:W3CDTF">2026-07-14T10:40:00Z</dcterms:created>
  <dcterms:modified xsi:type="dcterms:W3CDTF">2026-07-14T15:06:00Z</dcterms:modified>
</cp:coreProperties>
</file>